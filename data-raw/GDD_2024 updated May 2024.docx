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C93968" w14:textId="1172E609" w:rsidR="008D4D9C" w:rsidRPr="00D939BC" w:rsidRDefault="00705A37" w:rsidP="008D4D9C">
      <w:pPr>
        <w:pStyle w:val="Heading1"/>
      </w:pPr>
      <w:r>
        <w:t xml:space="preserve">Growing </w:t>
      </w:r>
      <w:commentRangeStart w:id="0"/>
      <w:commentRangeStart w:id="1"/>
      <w:r>
        <w:t xml:space="preserve">Degree Days </w:t>
      </w:r>
      <w:commentRangeEnd w:id="0"/>
      <w:r w:rsidR="00C421F3">
        <w:rPr>
          <w:rStyle w:val="CommentReference"/>
          <w:rFonts w:asciiTheme="minorHAnsi" w:eastAsia="Times New Roman" w:hAnsiTheme="minorHAnsi" w:cs="Times New Roman"/>
          <w:b w:val="0"/>
          <w:bCs w:val="0"/>
          <w:color w:val="auto"/>
        </w:rPr>
        <w:commentReference w:id="0"/>
      </w:r>
      <w:commentRangeEnd w:id="1"/>
      <w:r w:rsidR="00B137CA">
        <w:rPr>
          <w:rStyle w:val="CommentReference"/>
          <w:rFonts w:asciiTheme="minorHAnsi" w:eastAsia="Times New Roman" w:hAnsiTheme="minorHAnsi" w:cs="Times New Roman"/>
          <w:b w:val="0"/>
          <w:bCs w:val="0"/>
          <w:color w:val="auto"/>
        </w:rPr>
        <w:commentReference w:id="1"/>
      </w:r>
    </w:p>
    <w:p w14:paraId="21AC49F0" w14:textId="5DFBD167" w:rsidR="008D4D9C" w:rsidRPr="00D939BC" w:rsidRDefault="008D4D9C" w:rsidP="008D4D9C">
      <w:pPr>
        <w:pStyle w:val="Subtitle"/>
      </w:pPr>
      <w:r w:rsidRPr="00D939BC">
        <w:t xml:space="preserve">This indicator </w:t>
      </w:r>
      <w:r w:rsidR="007307C4">
        <w:t>shows</w:t>
      </w:r>
      <w:r w:rsidR="007307C4" w:rsidRPr="00D939BC">
        <w:t xml:space="preserve"> </w:t>
      </w:r>
      <w:r w:rsidRPr="00D939BC">
        <w:t xml:space="preserve">changes in </w:t>
      </w:r>
      <w:r w:rsidR="007307C4">
        <w:t>g</w:t>
      </w:r>
      <w:r w:rsidR="003801C1">
        <w:t xml:space="preserve">rowing </w:t>
      </w:r>
      <w:r w:rsidR="007307C4">
        <w:t>d</w:t>
      </w:r>
      <w:r w:rsidR="003801C1">
        <w:t xml:space="preserve">egree </w:t>
      </w:r>
      <w:r w:rsidR="007307C4">
        <w:t>d</w:t>
      </w:r>
      <w:r w:rsidR="003801C1">
        <w:t>ays</w:t>
      </w:r>
      <w:r w:rsidR="00B636A6">
        <w:t>,</w:t>
      </w:r>
      <w:r w:rsidR="00C04553">
        <w:t xml:space="preserve"> </w:t>
      </w:r>
      <w:r w:rsidR="003801C1">
        <w:t xml:space="preserve">which </w:t>
      </w:r>
      <w:r w:rsidR="00705A37">
        <w:t xml:space="preserve">can signal </w:t>
      </w:r>
      <w:r w:rsidR="003801C1">
        <w:t>changes in the</w:t>
      </w:r>
      <w:r w:rsidRPr="00D939BC">
        <w:t xml:space="preserve"> </w:t>
      </w:r>
      <w:r w:rsidR="0060497F">
        <w:t xml:space="preserve">timing and </w:t>
      </w:r>
      <w:r w:rsidRPr="00D939BC">
        <w:t xml:space="preserve">length of </w:t>
      </w:r>
      <w:r w:rsidR="00F321B4" w:rsidRPr="00D939BC">
        <w:t>poll</w:t>
      </w:r>
      <w:r w:rsidR="00F321B4">
        <w:t>en seasons in the United States</w:t>
      </w:r>
      <w:r w:rsidRPr="00D939BC">
        <w:t>.</w:t>
      </w:r>
    </w:p>
    <w:p w14:paraId="699D391A" w14:textId="77777777" w:rsidR="008D4D9C" w:rsidRPr="00D939BC" w:rsidRDefault="008D4D9C" w:rsidP="008D4D9C">
      <w:pPr>
        <w:pStyle w:val="Heading2"/>
      </w:pPr>
      <w:r w:rsidRPr="00D939BC">
        <w:t>Background</w:t>
      </w:r>
    </w:p>
    <w:p w14:paraId="38C257E5" w14:textId="6D8F6BD3" w:rsidR="00C12DED" w:rsidRDefault="00F321B4" w:rsidP="00FA05F8">
      <w:pPr>
        <w:pStyle w:val="BodyText"/>
      </w:pPr>
      <w:r>
        <w:t>Increasing concentrations of atmospheric carbon dioxide and c</w:t>
      </w:r>
      <w:r w:rsidR="00A32D91">
        <w:t>hange</w:t>
      </w:r>
      <w:r w:rsidR="00617067">
        <w:t>s</w:t>
      </w:r>
      <w:r w:rsidR="00A32D91">
        <w:t xml:space="preserve"> in climate</w:t>
      </w:r>
      <w:r w:rsidR="00963FFA">
        <w:t>—</w:t>
      </w:r>
      <w:r w:rsidR="00A32D91">
        <w:t xml:space="preserve">such as increasing </w:t>
      </w:r>
      <w:r w:rsidR="00402AC8">
        <w:t>temperatures</w:t>
      </w:r>
      <w:r w:rsidR="00361AC0">
        <w:t xml:space="preserve"> and</w:t>
      </w:r>
      <w:r w:rsidR="00A32D91">
        <w:t xml:space="preserve"> altered precipitation patterns</w:t>
      </w:r>
      <w:r w:rsidR="00963FFA">
        <w:t>—</w:t>
      </w:r>
      <w:r w:rsidR="00A32D91">
        <w:t xml:space="preserve">are expected to contribute to increases in levels </w:t>
      </w:r>
      <w:r w:rsidR="00AD3B9B">
        <w:t xml:space="preserve">and distribution </w:t>
      </w:r>
      <w:r w:rsidR="00A32D91">
        <w:t xml:space="preserve">of </w:t>
      </w:r>
      <w:r w:rsidR="00AD3B9B">
        <w:t>p</w:t>
      </w:r>
      <w:r w:rsidR="00A32D91">
        <w:t>lant</w:t>
      </w:r>
      <w:r w:rsidR="00AD3B9B">
        <w:t xml:space="preserve"> pollen</w:t>
      </w:r>
      <w:r w:rsidR="00F36D16">
        <w:t>.</w:t>
      </w:r>
      <w:r w:rsidR="00E84AC1">
        <w:fldChar w:fldCharType="begin"/>
      </w:r>
      <w:r w:rsidR="00E84AC1">
        <w:instrText xml:space="preserve"> ADDIN ZOTERO_ITEM CSL_CITATION {"citationID":"jOtuJnSl","properties":{"formattedCitation":"\\super 1\\nosupersub{}","plainCitation":"1","noteIndex":0},"citationItems":[{"id":27354,"uris":["http://zotero.org/groups/5470261/items/M8RV2IQ2"],"itemData":{"id":27354,"type":"chapter","container-title":"The impacts of climate change on human health in the United States: A scientific assessment","page":"69-98","title":"Chapter 3: Air quality impacts","URL":"https://doi.org/10.7930/J0GQ6Vp6","author":[{"family":"Fann","given":"N."},{"family":"Brennan","given":"T."},{"family":"Dolwick","given":"P."},{"family":"Gamble","given":"J.L."},{"family":"Ilacqua","given":"V."},{"family":"Kolb","given":"L."},{"family":"Nolte","given":"C.G."},{"family":"Spero","given":"T.L."},{"family":"Ziska","given":"L."}],"container-author":[{"literal":"USGCRP (U.S. Global Change Research Program)"}],"issued":{"date-parts":[["2016"]]}}}],"schema":"https://github.com/citation-style-language/schema/raw/master/csl-citation.json"} </w:instrText>
      </w:r>
      <w:r w:rsidR="00E84AC1">
        <w:fldChar w:fldCharType="separate"/>
      </w:r>
      <w:r w:rsidR="00E84AC1" w:rsidRPr="00E84AC1">
        <w:rPr>
          <w:rFonts w:ascii="Calibri" w:hAnsi="Calibri" w:cs="Calibri"/>
          <w:vertAlign w:val="superscript"/>
        </w:rPr>
        <w:t>1</w:t>
      </w:r>
      <w:r w:rsidR="00E84AC1">
        <w:fldChar w:fldCharType="end"/>
      </w:r>
      <w:del w:id="2" w:author="Matthew Mitchell" w:date="2024-05-20T12:09:00Z">
        <w:r w:rsidR="005810F4" w:rsidDel="00700CDD">
          <w:rPr>
            <w:rStyle w:val="EndnoteReference"/>
          </w:rPr>
          <w:endnoteReference w:id="2"/>
        </w:r>
      </w:del>
      <w:r w:rsidR="005810F4">
        <w:t xml:space="preserve"> </w:t>
      </w:r>
      <w:r w:rsidR="002447B3">
        <w:t xml:space="preserve">Pollen from trees and grasses is a common allergen that can trigger health effects such as </w:t>
      </w:r>
      <w:r w:rsidR="00A013BF">
        <w:t>allergic rhinitis (“</w:t>
      </w:r>
      <w:r w:rsidR="002447B3">
        <w:t>hay fever</w:t>
      </w:r>
      <w:r w:rsidR="00A013BF">
        <w:t>”)</w:t>
      </w:r>
      <w:r w:rsidR="002447B3">
        <w:t xml:space="preserve"> and </w:t>
      </w:r>
      <w:commentRangeStart w:id="5"/>
      <w:r w:rsidR="002447B3">
        <w:t>asthma</w:t>
      </w:r>
      <w:commentRangeEnd w:id="5"/>
      <w:r w:rsidR="00537543">
        <w:rPr>
          <w:rStyle w:val="CommentReference"/>
          <w:bCs w:val="0"/>
        </w:rPr>
        <w:commentReference w:id="5"/>
      </w:r>
      <w:r w:rsidR="002447B3">
        <w:t xml:space="preserve">. </w:t>
      </w:r>
      <w:r w:rsidR="002447B3" w:rsidRPr="00556D1D">
        <w:rPr>
          <w:highlight w:val="green"/>
        </w:rPr>
        <w:t xml:space="preserve">In the </w:t>
      </w:r>
      <w:r w:rsidR="007307C4" w:rsidRPr="00556D1D">
        <w:rPr>
          <w:highlight w:val="green"/>
        </w:rPr>
        <w:t>United States</w:t>
      </w:r>
      <w:r w:rsidR="00A44FE2" w:rsidRPr="00556D1D">
        <w:rPr>
          <w:highlight w:val="green"/>
        </w:rPr>
        <w:t xml:space="preserve"> in </w:t>
      </w:r>
      <w:del w:id="6" w:author="Chris Lamie" w:date="2024-05-11T23:01:00Z">
        <w:r w:rsidR="00A44FE2" w:rsidRPr="00556D1D" w:rsidDel="00231CF0">
          <w:rPr>
            <w:highlight w:val="green"/>
          </w:rPr>
          <w:delText>201</w:delText>
        </w:r>
        <w:r w:rsidR="001004CE" w:rsidRPr="00556D1D" w:rsidDel="00231CF0">
          <w:rPr>
            <w:highlight w:val="green"/>
          </w:rPr>
          <w:delText>7</w:delText>
        </w:r>
      </w:del>
      <w:ins w:id="7" w:author="Chris Lamie" w:date="2024-05-11T23:01:00Z">
        <w:r w:rsidR="00231CF0" w:rsidRPr="00556D1D">
          <w:rPr>
            <w:highlight w:val="green"/>
          </w:rPr>
          <w:t>2021</w:t>
        </w:r>
      </w:ins>
      <w:r w:rsidR="00674440" w:rsidRPr="00556D1D">
        <w:rPr>
          <w:highlight w:val="green"/>
        </w:rPr>
        <w:t>,</w:t>
      </w:r>
      <w:r w:rsidR="00A44FE2" w:rsidRPr="00556D1D">
        <w:rPr>
          <w:highlight w:val="green"/>
        </w:rPr>
        <w:t xml:space="preserve"> </w:t>
      </w:r>
      <w:commentRangeStart w:id="8"/>
      <w:ins w:id="9" w:author="Chris Lamie" w:date="2024-05-11T23:01:00Z">
        <w:r w:rsidR="00534007" w:rsidRPr="00556D1D">
          <w:rPr>
            <w:highlight w:val="green"/>
          </w:rPr>
          <w:t>26</w:t>
        </w:r>
      </w:ins>
      <w:del w:id="10" w:author="Chris Lamie" w:date="2024-05-11T23:01:00Z">
        <w:r w:rsidR="00361AC0" w:rsidRPr="00556D1D" w:rsidDel="00534007">
          <w:rPr>
            <w:highlight w:val="green"/>
          </w:rPr>
          <w:delText>8</w:delText>
        </w:r>
      </w:del>
      <w:r w:rsidR="00A44FE2" w:rsidRPr="00556D1D">
        <w:rPr>
          <w:highlight w:val="green"/>
        </w:rPr>
        <w:t xml:space="preserve"> percent of adults report</w:t>
      </w:r>
      <w:r w:rsidR="007307C4" w:rsidRPr="00556D1D">
        <w:rPr>
          <w:highlight w:val="green"/>
        </w:rPr>
        <w:t>ed</w:t>
      </w:r>
      <w:r w:rsidR="00A44FE2" w:rsidRPr="00556D1D">
        <w:rPr>
          <w:highlight w:val="green"/>
        </w:rPr>
        <w:t xml:space="preserve"> </w:t>
      </w:r>
      <w:del w:id="11" w:author="Chris Lamie" w:date="2024-05-11T23:01:00Z">
        <w:r w:rsidR="00A44FE2" w:rsidRPr="00556D1D" w:rsidDel="00534007">
          <w:rPr>
            <w:highlight w:val="green"/>
          </w:rPr>
          <w:delText>suffering from hay fever</w:delText>
        </w:r>
      </w:del>
      <w:ins w:id="12" w:author="Chris Lamie" w:date="2024-05-11T23:01:00Z">
        <w:r w:rsidR="00534007" w:rsidRPr="00556D1D">
          <w:rPr>
            <w:highlight w:val="green"/>
          </w:rPr>
          <w:t>having at least one seasonal allergy</w:t>
        </w:r>
      </w:ins>
      <w:r w:rsidR="00A44FE2" w:rsidRPr="00556D1D">
        <w:rPr>
          <w:highlight w:val="green"/>
        </w:rPr>
        <w:t>.</w:t>
      </w:r>
      <w:commentRangeEnd w:id="8"/>
      <w:r w:rsidR="00B35ACC" w:rsidRPr="00556D1D">
        <w:rPr>
          <w:rStyle w:val="CommentReference"/>
          <w:bCs w:val="0"/>
          <w:highlight w:val="green"/>
        </w:rPr>
        <w:commentReference w:id="8"/>
      </w:r>
      <w:r w:rsidR="002E7DF5" w:rsidRPr="00556D1D">
        <w:rPr>
          <w:highlight w:val="green"/>
        </w:rPr>
        <w:fldChar w:fldCharType="begin"/>
      </w:r>
      <w:r w:rsidR="002E7DF5" w:rsidRPr="00556D1D">
        <w:rPr>
          <w:highlight w:val="green"/>
        </w:rPr>
        <w:instrText xml:space="preserve"> ADDIN ZOTERO_ITEM CSL_CITATION {"citationID":"OIzMZmyc","properties":{"formattedCitation":"\\super 2\\nosupersub{}","plainCitation":"2","noteIndex":0},"citationItems":[{"id":27842,"uris":["http://zotero.org/groups/5470261/items/KIDXE562"],"itemData":{"id":27842,"type":"report","number":"NCHS Data Brief No. 460","publisher":"CDC (U.S. Centers for Disease Control and Prevention)","title":"Diagnosed allergic conditions in adults: United States, 2021","URL":"www.cdc.gov/nchs/products/databriefs/db460.htm","author":[{"family":"Ng","given":"Amanda E."},{"family":"Boersma","given":"Peter"}],"issued":{"date-parts":[["2023"]]}}}],"schema":"https://github.com/citation-style-language/schema/raw/master/csl-citation.json"} </w:instrText>
      </w:r>
      <w:r w:rsidR="002E7DF5" w:rsidRPr="00556D1D">
        <w:rPr>
          <w:highlight w:val="green"/>
        </w:rPr>
        <w:fldChar w:fldCharType="separate"/>
      </w:r>
      <w:r w:rsidR="002E7DF5" w:rsidRPr="00556D1D">
        <w:rPr>
          <w:rFonts w:ascii="Calibri" w:hAnsi="Calibri" w:cs="Calibri"/>
          <w:highlight w:val="green"/>
          <w:vertAlign w:val="superscript"/>
        </w:rPr>
        <w:t>2</w:t>
      </w:r>
      <w:r w:rsidR="002E7DF5" w:rsidRPr="00556D1D">
        <w:rPr>
          <w:highlight w:val="green"/>
        </w:rPr>
        <w:fldChar w:fldCharType="end"/>
      </w:r>
      <w:del w:id="13" w:author="Matthew Mitchell" w:date="2024-05-20T14:38:00Z">
        <w:r w:rsidR="005810F4" w:rsidRPr="00556D1D" w:rsidDel="00E55F3E">
          <w:rPr>
            <w:rStyle w:val="EndnoteReference"/>
            <w:highlight w:val="green"/>
          </w:rPr>
          <w:endnoteReference w:id="3"/>
        </w:r>
      </w:del>
      <w:r w:rsidR="003043C8" w:rsidRPr="00556D1D">
        <w:rPr>
          <w:highlight w:val="green"/>
        </w:rPr>
        <w:t xml:space="preserve"> </w:t>
      </w:r>
      <w:del w:id="38" w:author="Chris Lamie" w:date="2024-05-11T23:05:00Z">
        <w:r w:rsidR="00A44FE2" w:rsidRPr="00556D1D" w:rsidDel="005C5B42">
          <w:rPr>
            <w:highlight w:val="green"/>
          </w:rPr>
          <w:delText xml:space="preserve">Eight </w:delText>
        </w:r>
      </w:del>
      <w:ins w:id="39" w:author="Chris Lamie" w:date="2024-05-11T23:05:00Z">
        <w:r w:rsidR="005C5B42" w:rsidRPr="00556D1D">
          <w:rPr>
            <w:highlight w:val="green"/>
          </w:rPr>
          <w:t xml:space="preserve">About 8 </w:t>
        </w:r>
      </w:ins>
      <w:r w:rsidR="00A44FE2" w:rsidRPr="00556D1D">
        <w:rPr>
          <w:highlight w:val="green"/>
        </w:rPr>
        <w:t>percent of adults</w:t>
      </w:r>
      <w:ins w:id="40" w:author="Chris Lamie" w:date="2024-05-11T23:05:00Z">
        <w:r w:rsidR="005C5B42" w:rsidRPr="00556D1D">
          <w:rPr>
            <w:highlight w:val="green"/>
          </w:rPr>
          <w:t xml:space="preserve"> and 6.5 percent of </w:t>
        </w:r>
        <w:r w:rsidR="000A79C3" w:rsidRPr="00556D1D">
          <w:rPr>
            <w:highlight w:val="green"/>
          </w:rPr>
          <w:t>children</w:t>
        </w:r>
      </w:ins>
      <w:r w:rsidR="00A44FE2" w:rsidRPr="00556D1D">
        <w:rPr>
          <w:highlight w:val="green"/>
        </w:rPr>
        <w:t xml:space="preserve"> also reported suffering from asthma, and this population of asthmatics accounts for </w:t>
      </w:r>
      <w:commentRangeStart w:id="41"/>
      <w:commentRangeStart w:id="42"/>
      <w:ins w:id="43" w:author="Chris Lamie" w:date="2024-05-11T23:08:00Z">
        <w:r w:rsidR="00AA4C97" w:rsidRPr="00556D1D">
          <w:rPr>
            <w:highlight w:val="green"/>
          </w:rPr>
          <w:t xml:space="preserve">about </w:t>
        </w:r>
      </w:ins>
      <w:r w:rsidR="00A44FE2" w:rsidRPr="00556D1D">
        <w:rPr>
          <w:highlight w:val="green"/>
        </w:rPr>
        <w:t>1</w:t>
      </w:r>
      <w:del w:id="44" w:author="Chris Lamie" w:date="2024-05-11T23:08:00Z">
        <w:r w:rsidR="00A44FE2" w:rsidRPr="00556D1D" w:rsidDel="00AA4C97">
          <w:rPr>
            <w:highlight w:val="green"/>
          </w:rPr>
          <w:delText>.7</w:delText>
        </w:r>
      </w:del>
      <w:r w:rsidR="00A44FE2" w:rsidRPr="00556D1D">
        <w:rPr>
          <w:highlight w:val="green"/>
        </w:rPr>
        <w:t xml:space="preserve"> million </w:t>
      </w:r>
      <w:commentRangeEnd w:id="41"/>
      <w:r w:rsidR="00613A42" w:rsidRPr="00556D1D">
        <w:rPr>
          <w:rStyle w:val="CommentReference"/>
          <w:bCs w:val="0"/>
          <w:highlight w:val="green"/>
        </w:rPr>
        <w:commentReference w:id="41"/>
      </w:r>
      <w:commentRangeEnd w:id="42"/>
      <w:r w:rsidR="00E57FF5" w:rsidRPr="00556D1D">
        <w:rPr>
          <w:rStyle w:val="CommentReference"/>
          <w:bCs w:val="0"/>
          <w:highlight w:val="green"/>
        </w:rPr>
        <w:commentReference w:id="42"/>
      </w:r>
      <w:r w:rsidR="00A44FE2" w:rsidRPr="00556D1D">
        <w:rPr>
          <w:highlight w:val="green"/>
        </w:rPr>
        <w:t>emergency department visits yearly</w:t>
      </w:r>
      <w:r w:rsidR="00714DDF" w:rsidRPr="00556D1D">
        <w:rPr>
          <w:highlight w:val="green"/>
        </w:rPr>
        <w:t>.</w:t>
      </w:r>
      <w:r w:rsidR="006B0D06" w:rsidRPr="00556D1D">
        <w:rPr>
          <w:highlight w:val="green"/>
        </w:rPr>
        <w:fldChar w:fldCharType="begin"/>
      </w:r>
      <w:r w:rsidR="006B0D06" w:rsidRPr="00556D1D">
        <w:rPr>
          <w:highlight w:val="green"/>
        </w:rPr>
        <w:instrText xml:space="preserve"> ADDIN ZOTERO_ITEM CSL_CITATION {"citationID":"TQzmxoWW","properties":{"formattedCitation":"\\super 3\\nosupersub{}","plainCitation":"3","noteIndex":0},"citationItems":[{"id":27843,"uris":["http://zotero.org/groups/5470261/items/CWD2MPFB"],"itemData":{"id":27843,"type":"webpage","title":"Most recent national asthma data","URL":"www.cdc.gov/asthma/most_recent_national_asthma_data.htm","author":[{"literal":"CDC (U.S. Centers for Disease Control and Prevention)"}],"accessed":{"date-parts":[["2024",5,11]]},"issued":{"date-parts":[["2023"]]}}}],"schema":"https://github.com/citation-style-language/schema/raw/master/csl-citation.json"} </w:instrText>
      </w:r>
      <w:r w:rsidR="006B0D06" w:rsidRPr="00556D1D">
        <w:rPr>
          <w:highlight w:val="green"/>
        </w:rPr>
        <w:fldChar w:fldCharType="separate"/>
      </w:r>
      <w:r w:rsidR="006B0D06" w:rsidRPr="00556D1D">
        <w:rPr>
          <w:rFonts w:ascii="Calibri" w:hAnsi="Calibri" w:cs="Calibri"/>
          <w:highlight w:val="green"/>
          <w:vertAlign w:val="superscript"/>
        </w:rPr>
        <w:t>3</w:t>
      </w:r>
      <w:r w:rsidR="006B0D06" w:rsidRPr="00556D1D">
        <w:rPr>
          <w:highlight w:val="green"/>
        </w:rPr>
        <w:fldChar w:fldCharType="end"/>
      </w:r>
      <w:del w:id="45" w:author="Chris Lamie" w:date="2024-05-11T23:06:00Z">
        <w:r w:rsidR="005810F4" w:rsidRPr="00556D1D" w:rsidDel="000A79C3">
          <w:rPr>
            <w:rStyle w:val="EndnoteReference"/>
            <w:highlight w:val="green"/>
          </w:rPr>
          <w:endnoteReference w:id="4"/>
        </w:r>
        <w:r w:rsidR="005810F4" w:rsidRPr="00556D1D" w:rsidDel="000A79C3">
          <w:rPr>
            <w:highlight w:val="green"/>
            <w:vertAlign w:val="superscript"/>
          </w:rPr>
          <w:delText>,</w:delText>
        </w:r>
      </w:del>
      <w:ins w:id="48" w:author="Chris Lamie" w:date="2024-05-11T23:08:00Z">
        <w:del w:id="49" w:author="Matthew Mitchell" w:date="2024-05-20T14:42:00Z">
          <w:r w:rsidR="00AA4C97" w:rsidRPr="00556D1D" w:rsidDel="00BC06AD">
            <w:rPr>
              <w:rStyle w:val="EndnoteReference"/>
              <w:highlight w:val="green"/>
            </w:rPr>
            <w:delText xml:space="preserve"> </w:delText>
          </w:r>
          <w:r w:rsidR="00AA4C97" w:rsidRPr="00556D1D" w:rsidDel="00BC06AD">
            <w:rPr>
              <w:rStyle w:val="EndnoteReference"/>
              <w:highlight w:val="green"/>
            </w:rPr>
            <w:endnoteReference w:id="5"/>
          </w:r>
        </w:del>
      </w:ins>
      <w:del w:id="54" w:author="Chris Lamie" w:date="2024-05-11T23:08:00Z">
        <w:r w:rsidR="005810F4" w:rsidRPr="00556D1D" w:rsidDel="00AA4C97">
          <w:rPr>
            <w:rStyle w:val="EndnoteReference"/>
            <w:highlight w:val="green"/>
          </w:rPr>
          <w:endnoteReference w:id="6"/>
        </w:r>
      </w:del>
      <w:r w:rsidR="00536F3F" w:rsidRPr="00556D1D">
        <w:rPr>
          <w:highlight w:val="green"/>
        </w:rPr>
        <w:t xml:space="preserve"> </w:t>
      </w:r>
      <w:r w:rsidR="007307C4" w:rsidRPr="00556D1D">
        <w:rPr>
          <w:highlight w:val="green"/>
        </w:rPr>
        <w:t>These</w:t>
      </w:r>
      <w:r w:rsidR="00AD3B9B" w:rsidRPr="00556D1D">
        <w:rPr>
          <w:highlight w:val="green"/>
        </w:rPr>
        <w:t xml:space="preserve"> health effects</w:t>
      </w:r>
      <w:r w:rsidR="007307C4" w:rsidRPr="00556D1D">
        <w:rPr>
          <w:highlight w:val="green"/>
        </w:rPr>
        <w:t xml:space="preserve"> lead to </w:t>
      </w:r>
      <w:r w:rsidR="002447B3" w:rsidRPr="00556D1D">
        <w:rPr>
          <w:highlight w:val="green"/>
        </w:rPr>
        <w:t xml:space="preserve">economic </w:t>
      </w:r>
      <w:r w:rsidR="003F70CF" w:rsidRPr="00556D1D">
        <w:rPr>
          <w:highlight w:val="green"/>
        </w:rPr>
        <w:t>costs</w:t>
      </w:r>
      <w:ins w:id="57" w:author="Charlie Goff" w:date="2024-03-13T12:53:00Z">
        <w:r w:rsidR="00E40B50" w:rsidRPr="00556D1D">
          <w:rPr>
            <w:highlight w:val="green"/>
          </w:rPr>
          <w:t xml:space="preserve"> from medical </w:t>
        </w:r>
        <w:del w:id="58" w:author="Chris Lamie" w:date="2024-05-11T23:10:00Z">
          <w:r w:rsidR="00E40B50" w:rsidRPr="00556D1D" w:rsidDel="003D474A">
            <w:rPr>
              <w:highlight w:val="green"/>
            </w:rPr>
            <w:delText>costs</w:delText>
          </w:r>
        </w:del>
      </w:ins>
      <w:ins w:id="59" w:author="Chris Lamie" w:date="2024-05-11T23:10:00Z">
        <w:r w:rsidR="003D474A" w:rsidRPr="00556D1D">
          <w:rPr>
            <w:highlight w:val="green"/>
          </w:rPr>
          <w:t>expenses</w:t>
        </w:r>
      </w:ins>
      <w:ins w:id="60" w:author="Charlie Goff" w:date="2024-03-13T12:53:00Z">
        <w:r w:rsidR="00E40B50" w:rsidRPr="00556D1D">
          <w:rPr>
            <w:highlight w:val="green"/>
          </w:rPr>
          <w:t xml:space="preserve"> and missed work</w:t>
        </w:r>
      </w:ins>
      <w:ins w:id="61" w:author="Chris Lamie" w:date="2024-05-11T23:20:00Z">
        <w:r w:rsidR="00CD5975" w:rsidRPr="00556D1D">
          <w:rPr>
            <w:highlight w:val="green"/>
          </w:rPr>
          <w:t xml:space="preserve"> </w:t>
        </w:r>
      </w:ins>
      <w:ins w:id="62" w:author="Gentile, Lauren" w:date="2024-05-16T09:27:00Z">
        <w:r w:rsidR="00E57FF5" w:rsidRPr="00556D1D">
          <w:rPr>
            <w:highlight w:val="green"/>
          </w:rPr>
          <w:t xml:space="preserve">and school </w:t>
        </w:r>
      </w:ins>
      <w:ins w:id="63" w:author="Charlie Goff" w:date="2024-03-13T12:53:00Z">
        <w:r w:rsidR="00E40B50" w:rsidRPr="00556D1D">
          <w:rPr>
            <w:highlight w:val="green"/>
          </w:rPr>
          <w:t>days</w:t>
        </w:r>
      </w:ins>
      <w:r w:rsidR="00A013BF" w:rsidRPr="00556D1D">
        <w:rPr>
          <w:highlight w:val="green"/>
        </w:rPr>
        <w:t xml:space="preserve">. </w:t>
      </w:r>
      <w:del w:id="64" w:author="Chris Lamie" w:date="2024-05-11T23:21:00Z">
        <w:r w:rsidR="00A013BF" w:rsidRPr="00556D1D" w:rsidDel="00CD5975">
          <w:rPr>
            <w:highlight w:val="green"/>
          </w:rPr>
          <w:delText>For asthma,</w:delText>
        </w:r>
      </w:del>
      <w:ins w:id="65" w:author="Chris Lamie" w:date="2024-05-11T23:21:00Z">
        <w:r w:rsidR="00CD5975" w:rsidRPr="00556D1D">
          <w:rPr>
            <w:highlight w:val="green"/>
          </w:rPr>
          <w:t xml:space="preserve">Asthma </w:t>
        </w:r>
        <w:r w:rsidR="00E327FD" w:rsidRPr="00556D1D">
          <w:rPr>
            <w:highlight w:val="green"/>
          </w:rPr>
          <w:t>caused</w:t>
        </w:r>
      </w:ins>
      <w:ins w:id="66" w:author="Chris Lamie" w:date="2024-05-11T23:20:00Z">
        <w:r w:rsidR="00E425AD" w:rsidRPr="00556D1D">
          <w:rPr>
            <w:highlight w:val="green"/>
          </w:rPr>
          <w:t xml:space="preserve"> an</w:t>
        </w:r>
      </w:ins>
      <w:r w:rsidR="007307C4" w:rsidRPr="00556D1D">
        <w:rPr>
          <w:highlight w:val="green"/>
        </w:rPr>
        <w:t xml:space="preserve"> </w:t>
      </w:r>
      <w:ins w:id="67" w:author="Chris Lamie" w:date="2024-05-11T23:20:00Z">
        <w:r w:rsidR="00E425AD" w:rsidRPr="00556D1D">
          <w:rPr>
            <w:highlight w:val="green"/>
          </w:rPr>
          <w:t>estimated $50 billion in</w:t>
        </w:r>
        <w:r w:rsidR="00E425AD" w:rsidRPr="00556D1D" w:rsidDel="00D13ADD">
          <w:rPr>
            <w:highlight w:val="green"/>
          </w:rPr>
          <w:t xml:space="preserve"> </w:t>
        </w:r>
      </w:ins>
      <w:del w:id="68" w:author="Chris Lamie" w:date="2024-05-11T23:16:00Z">
        <w:r w:rsidR="007307C4" w:rsidRPr="00556D1D" w:rsidDel="00D13ADD">
          <w:rPr>
            <w:highlight w:val="green"/>
          </w:rPr>
          <w:delText>medical expenses and indirect</w:delText>
        </w:r>
        <w:r w:rsidR="00A013BF" w:rsidRPr="00556D1D" w:rsidDel="00D13ADD">
          <w:rPr>
            <w:highlight w:val="green"/>
          </w:rPr>
          <w:delText xml:space="preserve"> costs</w:delText>
        </w:r>
        <w:r w:rsidR="007307C4" w:rsidRPr="00556D1D" w:rsidDel="00D13ADD">
          <w:rPr>
            <w:highlight w:val="green"/>
          </w:rPr>
          <w:delText xml:space="preserve"> (such as missed work days) added up</w:delText>
        </w:r>
      </w:del>
      <w:ins w:id="69" w:author="Chris Lamie" w:date="2024-05-11T23:19:00Z">
        <w:r w:rsidR="00A93569" w:rsidRPr="00556D1D">
          <w:rPr>
            <w:highlight w:val="green"/>
          </w:rPr>
          <w:t xml:space="preserve">medical </w:t>
        </w:r>
      </w:ins>
      <w:ins w:id="70" w:author="Chris Lamie" w:date="2024-05-11T23:20:00Z">
        <w:r w:rsidR="00E425AD" w:rsidRPr="00556D1D">
          <w:rPr>
            <w:highlight w:val="green"/>
          </w:rPr>
          <w:t>expenses and $3 billion in</w:t>
        </w:r>
      </w:ins>
      <w:ins w:id="71" w:author="Chris Lamie" w:date="2024-05-11T23:21:00Z">
        <w:r w:rsidR="00E327FD" w:rsidRPr="00556D1D">
          <w:rPr>
            <w:highlight w:val="green"/>
          </w:rPr>
          <w:t xml:space="preserve"> the value of</w:t>
        </w:r>
      </w:ins>
      <w:ins w:id="72" w:author="Chris Lamie" w:date="2024-05-11T23:20:00Z">
        <w:r w:rsidR="00E425AD" w:rsidRPr="00556D1D">
          <w:rPr>
            <w:highlight w:val="green"/>
          </w:rPr>
          <w:t xml:space="preserve"> lost work and school</w:t>
        </w:r>
        <w:r w:rsidR="00CD5975" w:rsidRPr="00556D1D">
          <w:rPr>
            <w:highlight w:val="green"/>
          </w:rPr>
          <w:t xml:space="preserve"> </w:t>
        </w:r>
        <w:r w:rsidR="00E425AD" w:rsidRPr="00556D1D">
          <w:rPr>
            <w:highlight w:val="green"/>
          </w:rPr>
          <w:t>day</w:t>
        </w:r>
        <w:r w:rsidR="00CD5975" w:rsidRPr="00556D1D">
          <w:rPr>
            <w:highlight w:val="green"/>
          </w:rPr>
          <w:t>s</w:t>
        </w:r>
      </w:ins>
      <w:del w:id="73" w:author="Chris Lamie" w:date="2024-05-11T23:17:00Z">
        <w:r w:rsidR="00A013BF" w:rsidRPr="00556D1D" w:rsidDel="000A2FB0">
          <w:rPr>
            <w:highlight w:val="green"/>
          </w:rPr>
          <w:delText xml:space="preserve"> to $56 billion</w:delText>
        </w:r>
      </w:del>
      <w:r w:rsidR="00A013BF" w:rsidRPr="00556D1D">
        <w:rPr>
          <w:highlight w:val="green"/>
        </w:rPr>
        <w:t xml:space="preserve"> </w:t>
      </w:r>
      <w:commentRangeStart w:id="74"/>
      <w:commentRangeStart w:id="75"/>
      <w:r w:rsidR="00A013BF" w:rsidRPr="00556D1D">
        <w:rPr>
          <w:highlight w:val="green"/>
        </w:rPr>
        <w:t>in 20</w:t>
      </w:r>
      <w:ins w:id="76" w:author="Chris Lamie" w:date="2024-05-11T23:17:00Z">
        <w:r w:rsidR="000138B2" w:rsidRPr="00556D1D">
          <w:rPr>
            <w:highlight w:val="green"/>
          </w:rPr>
          <w:t>13</w:t>
        </w:r>
      </w:ins>
      <w:del w:id="77" w:author="Chris Lamie" w:date="2024-05-11T23:17:00Z">
        <w:r w:rsidR="00A013BF" w:rsidRPr="00556D1D" w:rsidDel="000138B2">
          <w:rPr>
            <w:highlight w:val="green"/>
          </w:rPr>
          <w:delText>07</w:delText>
        </w:r>
      </w:del>
      <w:r w:rsidR="00A013BF" w:rsidRPr="00556D1D">
        <w:rPr>
          <w:highlight w:val="green"/>
        </w:rPr>
        <w:t>.</w:t>
      </w:r>
      <w:r w:rsidR="00A05EDA" w:rsidRPr="00556D1D">
        <w:rPr>
          <w:highlight w:val="green"/>
        </w:rPr>
        <w:fldChar w:fldCharType="begin"/>
      </w:r>
      <w:r w:rsidR="00A05EDA" w:rsidRPr="00556D1D">
        <w:rPr>
          <w:highlight w:val="green"/>
        </w:rPr>
        <w:instrText xml:space="preserve"> ADDIN ZOTERO_ITEM CSL_CITATION {"citationID":"l1ieoaxN","properties":{"formattedCitation":"\\super 4\\nosupersub{}","plainCitation":"4","noteIndex":0},"citationItems":[{"id":27844,"uris":["http://zotero.org/groups/5470261/items/EVFPEN54"],"itemData":{"id":27844,"type":"article-journal","container-title":"Annals of the American Thoracic Society","DOI":"10.1513/AnnalsATS.201703-259OC","ISSN":"2329-6933, 2325-6621","issue":"3","journalAbbreviation":"Annals ATS","language":"en","page":"348-356","source":"DOI.org (Crossref)","title":"The economic burden of asthma in the United States, 2008–2013","URL":"https://www.atsjournals.org/doi/10.1513/AnnalsATS.201703-259OC","volume":"15","author":[{"family":"Nurmagambetov","given":"Tursynbek"},{"family":"Kuwahara","given":"Robin"},{"family":"Garbe","given":"Paul"}],"accessed":{"date-parts":[["2024",5,20]]},"issued":{"date-parts":[["2018",3]]}}}],"schema":"https://github.com/citation-style-language/schema/raw/master/csl-citation.json"} </w:instrText>
      </w:r>
      <w:r w:rsidR="00A05EDA" w:rsidRPr="00556D1D">
        <w:rPr>
          <w:highlight w:val="green"/>
        </w:rPr>
        <w:fldChar w:fldCharType="separate"/>
      </w:r>
      <w:r w:rsidR="00A05EDA" w:rsidRPr="00556D1D">
        <w:rPr>
          <w:rFonts w:ascii="Calibri" w:hAnsi="Calibri" w:cs="Calibri"/>
          <w:highlight w:val="green"/>
          <w:vertAlign w:val="superscript"/>
        </w:rPr>
        <w:t>4</w:t>
      </w:r>
      <w:r w:rsidR="00A05EDA" w:rsidRPr="00556D1D">
        <w:rPr>
          <w:highlight w:val="green"/>
        </w:rPr>
        <w:fldChar w:fldCharType="end"/>
      </w:r>
      <w:del w:id="78" w:author="Matthew Mitchell" w:date="2024-05-20T14:44:00Z">
        <w:r w:rsidR="005810F4" w:rsidRPr="00556D1D" w:rsidDel="00D45885">
          <w:rPr>
            <w:rStyle w:val="EndnoteReference"/>
            <w:highlight w:val="green"/>
          </w:rPr>
          <w:endnoteReference w:id="7"/>
        </w:r>
      </w:del>
      <w:r w:rsidR="005810F4" w:rsidRPr="00556D1D">
        <w:rPr>
          <w:highlight w:val="green"/>
        </w:rPr>
        <w:t xml:space="preserve"> </w:t>
      </w:r>
      <w:commentRangeEnd w:id="74"/>
      <w:r w:rsidR="001076F1" w:rsidRPr="00556D1D">
        <w:rPr>
          <w:rStyle w:val="CommentReference"/>
          <w:bCs w:val="0"/>
          <w:highlight w:val="green"/>
        </w:rPr>
        <w:commentReference w:id="74"/>
      </w:r>
      <w:commentRangeEnd w:id="75"/>
      <w:r w:rsidR="00E57FF5" w:rsidRPr="00556D1D">
        <w:rPr>
          <w:rStyle w:val="CommentReference"/>
          <w:bCs w:val="0"/>
          <w:highlight w:val="green"/>
        </w:rPr>
        <w:commentReference w:id="75"/>
      </w:r>
      <w:ins w:id="104" w:author="Chris Lamie" w:date="2024-05-11T23:30:00Z">
        <w:r w:rsidR="00A210A6" w:rsidRPr="00556D1D">
          <w:rPr>
            <w:highlight w:val="green"/>
          </w:rPr>
          <w:t>Direct m</w:t>
        </w:r>
      </w:ins>
      <w:del w:id="105" w:author="Chris Lamie" w:date="2024-05-11T23:30:00Z">
        <w:r w:rsidR="007307C4" w:rsidRPr="00556D1D" w:rsidDel="00A210A6">
          <w:rPr>
            <w:highlight w:val="green"/>
          </w:rPr>
          <w:delText>M</w:delText>
        </w:r>
      </w:del>
      <w:r w:rsidR="007307C4" w:rsidRPr="00556D1D">
        <w:rPr>
          <w:highlight w:val="green"/>
        </w:rPr>
        <w:t xml:space="preserve">edical spending to treat </w:t>
      </w:r>
      <w:r w:rsidR="00A013BF" w:rsidRPr="00556D1D">
        <w:rPr>
          <w:highlight w:val="green"/>
        </w:rPr>
        <w:t xml:space="preserve">hay fever </w:t>
      </w:r>
      <w:r w:rsidR="00EA1DAD" w:rsidRPr="00556D1D">
        <w:rPr>
          <w:highlight w:val="green"/>
        </w:rPr>
        <w:t xml:space="preserve">was </w:t>
      </w:r>
      <w:r w:rsidR="00A013BF" w:rsidRPr="00556D1D">
        <w:rPr>
          <w:highlight w:val="green"/>
        </w:rPr>
        <w:t xml:space="preserve">estimated at </w:t>
      </w:r>
      <w:commentRangeStart w:id="106"/>
      <w:commentRangeStart w:id="107"/>
      <w:r w:rsidR="00A013BF" w:rsidRPr="00556D1D">
        <w:rPr>
          <w:highlight w:val="green"/>
        </w:rPr>
        <w:t>$</w:t>
      </w:r>
      <w:ins w:id="108" w:author="Chris Lamie" w:date="2024-05-11T23:30:00Z">
        <w:r w:rsidR="00A210A6" w:rsidRPr="00556D1D">
          <w:rPr>
            <w:highlight w:val="green"/>
          </w:rPr>
          <w:t>3.4</w:t>
        </w:r>
      </w:ins>
      <w:del w:id="109" w:author="Chris Lamie" w:date="2024-05-11T23:30:00Z">
        <w:r w:rsidR="00A013BF" w:rsidRPr="00556D1D" w:rsidDel="00A210A6">
          <w:rPr>
            <w:highlight w:val="green"/>
          </w:rPr>
          <w:delText>11</w:delText>
        </w:r>
      </w:del>
      <w:r w:rsidR="00A013BF" w:rsidRPr="00556D1D">
        <w:rPr>
          <w:highlight w:val="green"/>
        </w:rPr>
        <w:t xml:space="preserve"> billion in </w:t>
      </w:r>
      <w:del w:id="110" w:author="Chris Lamie" w:date="2024-05-11T23:31:00Z">
        <w:r w:rsidR="00A013BF" w:rsidRPr="00556D1D" w:rsidDel="00FE7D74">
          <w:rPr>
            <w:highlight w:val="green"/>
          </w:rPr>
          <w:delText>2005</w:delText>
        </w:r>
      </w:del>
      <w:ins w:id="111" w:author="Chris Lamie" w:date="2024-05-11T23:31:00Z">
        <w:r w:rsidR="00FE7D74" w:rsidRPr="00556D1D">
          <w:rPr>
            <w:highlight w:val="green"/>
          </w:rPr>
          <w:t>2011</w:t>
        </w:r>
      </w:ins>
      <w:commentRangeEnd w:id="106"/>
      <w:ins w:id="112" w:author="Chris Lamie" w:date="2024-05-11T23:32:00Z">
        <w:r w:rsidR="00B30238" w:rsidRPr="00556D1D">
          <w:rPr>
            <w:rStyle w:val="CommentReference"/>
            <w:bCs w:val="0"/>
            <w:highlight w:val="green"/>
          </w:rPr>
          <w:commentReference w:id="106"/>
        </w:r>
      </w:ins>
      <w:commentRangeEnd w:id="107"/>
      <w:r w:rsidR="00CD22B0" w:rsidRPr="00556D1D">
        <w:rPr>
          <w:rStyle w:val="CommentReference"/>
          <w:bCs w:val="0"/>
          <w:highlight w:val="green"/>
        </w:rPr>
        <w:commentReference w:id="107"/>
      </w:r>
      <w:r w:rsidR="00963B87" w:rsidRPr="00556D1D">
        <w:rPr>
          <w:highlight w:val="green"/>
        </w:rPr>
        <w:t>.</w:t>
      </w:r>
      <w:r w:rsidR="0057002D" w:rsidRPr="00556D1D">
        <w:rPr>
          <w:highlight w:val="green"/>
        </w:rPr>
        <w:fldChar w:fldCharType="begin"/>
      </w:r>
      <w:r w:rsidR="0057002D" w:rsidRPr="00556D1D">
        <w:rPr>
          <w:highlight w:val="green"/>
        </w:rPr>
        <w:instrText xml:space="preserve"> ADDIN ZOTERO_ITEM CSL_CITATION {"citationID":"hi1XQicz","properties":{"formattedCitation":"\\super 5\\nosupersub{}","plainCitation":"5","noteIndex":0},"citationItems":[{"id":27845,"uris":["http://zotero.org/groups/5470261/items/CNNUFBJJ"],"itemData":{"id":27845,"type":"article-journal","container-title":"Annals of Allergy, Asthma &amp; Immunology","DOI":"10.1016/j.anai.2010.10.014","ISSN":"10811206","issue":"2","journalAbbreviation":"Annals of Allergy, Asthma &amp; Immunology","language":"en","license":"https://www.elsevier.com/tdm/userlicense/1.0/","page":"S12-S16","source":"DOI.org (Crossref)","title":"The economic impact of allergic rhinitis and current guidelines for treatment","URL":"https://linkinghub.elsevier.com/retrieve/pii/S1081120610009580","volume":"106","author":[{"family":"Meltzer","given":"Eli O."},{"family":"Bukstein","given":"Don A."}],"accessed":{"date-parts":[["2024",5,20]]},"issued":{"date-parts":[["2011",2]]}}}],"schema":"https://github.com/citation-style-language/schema/raw/master/csl-citation.json"} </w:instrText>
      </w:r>
      <w:r w:rsidR="0057002D" w:rsidRPr="00556D1D">
        <w:rPr>
          <w:highlight w:val="green"/>
        </w:rPr>
        <w:fldChar w:fldCharType="separate"/>
      </w:r>
      <w:r w:rsidR="0057002D" w:rsidRPr="00556D1D">
        <w:rPr>
          <w:rFonts w:ascii="Calibri" w:hAnsi="Calibri" w:cs="Calibri"/>
          <w:highlight w:val="green"/>
          <w:vertAlign w:val="superscript"/>
        </w:rPr>
        <w:t>5</w:t>
      </w:r>
      <w:r w:rsidR="0057002D" w:rsidRPr="00556D1D">
        <w:rPr>
          <w:highlight w:val="green"/>
        </w:rPr>
        <w:fldChar w:fldCharType="end"/>
      </w:r>
      <w:del w:id="113" w:author="Matthew Mitchell" w:date="2024-05-20T14:45:00Z">
        <w:r w:rsidR="005810F4" w:rsidRPr="00556D1D" w:rsidDel="003D6ABD">
          <w:rPr>
            <w:rStyle w:val="EndnoteReference"/>
            <w:highlight w:val="green"/>
          </w:rPr>
          <w:endnoteReference w:id="8"/>
        </w:r>
      </w:del>
      <w:ins w:id="119" w:author="Charlie Goff" w:date="2024-03-13T12:53:00Z">
        <w:del w:id="120" w:author="Sargon de Jesus" w:date="2025-02-13T13:40:00Z">
          <w:r w:rsidR="009C6810" w:rsidRPr="00556D1D" w:rsidDel="006B4E21">
            <w:rPr>
              <w:highlight w:val="green"/>
            </w:rPr>
            <w:delText xml:space="preserve"> Non-Hispanic Black and Non-Hispanic American Indian/Alaska Native populations are particularly sensitive to longer pollen seasons because they have the highest rates of asthma in the United States, and urban Black and Hispanic children tend to experience more symptoms of </w:delText>
          </w:r>
        </w:del>
        <w:del w:id="121" w:author="Sargon de Jesus" w:date="2024-05-23T09:52:00Z">
          <w:r w:rsidR="009C6810" w:rsidRPr="00556D1D" w:rsidDel="00E2791B">
            <w:rPr>
              <w:highlight w:val="green"/>
            </w:rPr>
            <w:delText>allergic rhinitis (</w:delText>
          </w:r>
        </w:del>
        <w:del w:id="122" w:author="Sargon de Jesus" w:date="2025-02-13T13:40:00Z">
          <w:r w:rsidR="009C6810" w:rsidRPr="00556D1D" w:rsidDel="006B4E21">
            <w:rPr>
              <w:highlight w:val="green"/>
            </w:rPr>
            <w:delText>hay fever</w:delText>
          </w:r>
        </w:del>
        <w:del w:id="123" w:author="Sargon de Jesus" w:date="2024-05-23T09:52:00Z">
          <w:r w:rsidR="009C6810" w:rsidRPr="00556D1D" w:rsidDel="00E2791B">
            <w:rPr>
              <w:highlight w:val="green"/>
            </w:rPr>
            <w:delText>)</w:delText>
          </w:r>
        </w:del>
        <w:del w:id="124" w:author="Sargon de Jesus" w:date="2025-02-13T13:40:00Z">
          <w:r w:rsidR="009C6810" w:rsidRPr="00556D1D" w:rsidDel="006B4E21">
            <w:rPr>
              <w:highlight w:val="green"/>
            </w:rPr>
            <w:delText>.</w:delText>
          </w:r>
        </w:del>
      </w:ins>
      <w:del w:id="125" w:author="Sargon de Jesus" w:date="2025-02-13T13:40:00Z">
        <w:r w:rsidR="00E5346F" w:rsidRPr="00556D1D" w:rsidDel="006B4E21">
          <w:rPr>
            <w:highlight w:val="green"/>
          </w:rPr>
          <w:fldChar w:fldCharType="begin"/>
        </w:r>
        <w:r w:rsidR="00E5346F" w:rsidRPr="00556D1D" w:rsidDel="006B4E21">
          <w:rPr>
            <w:highlight w:val="green"/>
          </w:rPr>
          <w:delInstrText xml:space="preserve"> ADDIN ZOTERO_ITEM CSL_CITATION {"citationID":"hoKzIOui","properties":{"formattedCitation":"\\super 6\\nosupersub{}","plainCitation":"6","noteIndex":0},"citationItems":[{"id":27846,"uris":["http://zotero.org/groups/5470261/items/FBJM3BW4"],"itemData":{"id":27846,"type":"article-journal","container-title":"Journal of Allergy and Clinical Immunology","DOI":"10.1016/j.jaci.2022.11.025","ISSN":"00916749","issue":"3","journalAbbreviation":"Journal of Allergy and Clinical Immunology","language":"en","page":"656-670","source":"DOI.org (Crossref)","title":"Environmental justice and allergic disease: A work group report of the AAAAI Environmental Exposure and Respiratory Health Committee and the Diversity, Equity and Inclusion Committee","title-short":"Environmental justice and allergic disease","URL":"https://linkinghub.elsevier.com/retrieve/pii/S0091674922025556","volume":"151","author":[{"family":"Burbank","given":"Allison J."},{"family":"Hernandez","given":"Michelle L."},{"family":"Jefferson","given":"Akilah"},{"family":"Perry","given":"Tamara T."},{"family":"Phipatanakul","given":"Wanda"},{"family":"Poole","given":"Jill"},{"family":"Matsui","given":"Elizabeth C."}],"accessed":{"date-parts":[["2024",5,20]]},"issued":{"date-parts":[["2023",3]]}}}],"schema":"https://github.com/citation-style-language/schema/raw/master/csl-citation.json"} </w:delInstrText>
        </w:r>
        <w:r w:rsidR="00E5346F" w:rsidRPr="00556D1D" w:rsidDel="006B4E21">
          <w:rPr>
            <w:highlight w:val="green"/>
          </w:rPr>
          <w:fldChar w:fldCharType="separate"/>
        </w:r>
        <w:r w:rsidR="00E5346F" w:rsidRPr="00556D1D" w:rsidDel="006B4E21">
          <w:rPr>
            <w:rFonts w:ascii="Calibri" w:hAnsi="Calibri" w:cs="Calibri"/>
            <w:highlight w:val="green"/>
            <w:vertAlign w:val="superscript"/>
          </w:rPr>
          <w:delText>6</w:delText>
        </w:r>
        <w:r w:rsidR="00E5346F" w:rsidRPr="00556D1D" w:rsidDel="006B4E21">
          <w:rPr>
            <w:highlight w:val="green"/>
          </w:rPr>
          <w:fldChar w:fldCharType="end"/>
        </w:r>
      </w:del>
      <w:commentRangeStart w:id="126"/>
      <w:ins w:id="127" w:author="Charlie Goff" w:date="2024-05-10T08:15:00Z">
        <w:del w:id="128" w:author="Matthew Mitchell" w:date="2024-05-20T14:48:00Z">
          <w:r w:rsidR="00136C1B" w:rsidDel="00BC436D">
            <w:rPr>
              <w:rStyle w:val="EndnoteReference"/>
            </w:rPr>
            <w:endnoteReference w:id="9"/>
          </w:r>
        </w:del>
      </w:ins>
      <w:commentRangeEnd w:id="126"/>
      <w:r w:rsidR="00335116">
        <w:rPr>
          <w:rStyle w:val="CommentReference"/>
          <w:bCs w:val="0"/>
        </w:rPr>
        <w:commentReference w:id="126"/>
      </w:r>
    </w:p>
    <w:p w14:paraId="3F2C2179" w14:textId="56390063" w:rsidR="003F041D" w:rsidRDefault="00154E7A" w:rsidP="00FA05F8">
      <w:pPr>
        <w:pStyle w:val="BodyText"/>
      </w:pPr>
      <w:r>
        <w:t xml:space="preserve">The timing of pollen seasons is linked to climate trends and variations, including changes in </w:t>
      </w:r>
      <w:r w:rsidR="007307C4">
        <w:t>g</w:t>
      </w:r>
      <w:r>
        <w:t xml:space="preserve">rowing </w:t>
      </w:r>
      <w:r w:rsidR="007307C4">
        <w:t>d</w:t>
      </w:r>
      <w:r>
        <w:t xml:space="preserve">egree </w:t>
      </w:r>
      <w:r w:rsidR="007307C4">
        <w:t>d</w:t>
      </w:r>
      <w:r>
        <w:t xml:space="preserve">ays—a </w:t>
      </w:r>
      <w:r w:rsidR="001162C5">
        <w:t>widely</w:t>
      </w:r>
      <w:r w:rsidR="007307C4">
        <w:t xml:space="preserve"> </w:t>
      </w:r>
      <w:r w:rsidR="001162C5">
        <w:t>used measure</w:t>
      </w:r>
      <w:r w:rsidR="005E2B63">
        <w:t xml:space="preserve"> </w:t>
      </w:r>
      <w:r w:rsidR="00BF2937">
        <w:t>for</w:t>
      </w:r>
      <w:r w:rsidR="005E2B63">
        <w:t xml:space="preserve"> track</w:t>
      </w:r>
      <w:r w:rsidR="00BF2937">
        <w:t>ing</w:t>
      </w:r>
      <w:r w:rsidR="005E2B63">
        <w:t xml:space="preserve"> plant </w:t>
      </w:r>
      <w:r w:rsidR="001162C5">
        <w:t xml:space="preserve">growth and </w:t>
      </w:r>
      <w:r w:rsidR="005E2B63">
        <w:t xml:space="preserve">development. </w:t>
      </w:r>
      <w:r w:rsidR="00E4413C">
        <w:t>As with</w:t>
      </w:r>
      <w:r w:rsidR="004A5864">
        <w:t xml:space="preserve"> the </w:t>
      </w:r>
      <w:r w:rsidR="004A5864" w:rsidRPr="00F21C72">
        <w:rPr>
          <w:highlight w:val="cyan"/>
        </w:rPr>
        <w:t>Length of Growing Season</w:t>
      </w:r>
      <w:r w:rsidR="00F21C72" w:rsidRPr="00174A9C">
        <w:t xml:space="preserve"> indicator</w:t>
      </w:r>
      <w:r w:rsidR="004A5864">
        <w:t>, g</w:t>
      </w:r>
      <w:r w:rsidR="007307C4">
        <w:t>rowing degree days are based on temperature, because</w:t>
      </w:r>
      <w:r w:rsidR="005E2B63">
        <w:t xml:space="preserve"> </w:t>
      </w:r>
      <w:r w:rsidR="00EC0064">
        <w:t>plants typically only grow</w:t>
      </w:r>
      <w:r w:rsidR="005E2B63">
        <w:t xml:space="preserve"> </w:t>
      </w:r>
      <w:r w:rsidR="007307C4">
        <w:t>when</w:t>
      </w:r>
      <w:r w:rsidR="00EC0064">
        <w:t xml:space="preserve"> the</w:t>
      </w:r>
      <w:r w:rsidR="007307C4">
        <w:t xml:space="preserve"> </w:t>
      </w:r>
      <w:r w:rsidR="005E2B63">
        <w:t xml:space="preserve">temperature </w:t>
      </w:r>
      <w:r w:rsidR="007307C4">
        <w:t xml:space="preserve">is above </w:t>
      </w:r>
      <w:r w:rsidR="005E2B63">
        <w:t>a</w:t>
      </w:r>
      <w:r w:rsidR="00EC0064">
        <w:t xml:space="preserve"> certain</w:t>
      </w:r>
      <w:r w:rsidR="005E2B63">
        <w:t xml:space="preserve"> </w:t>
      </w:r>
      <w:r w:rsidR="00B87783">
        <w:t>minimum.</w:t>
      </w:r>
      <w:r w:rsidR="00BF2937">
        <w:t xml:space="preserve"> </w:t>
      </w:r>
      <w:r w:rsidR="001162C5">
        <w:t>Studies have</w:t>
      </w:r>
      <w:r w:rsidR="00402AC8">
        <w:t xml:space="preserve"> </w:t>
      </w:r>
      <w:r w:rsidR="00EC0064">
        <w:t>shown</w:t>
      </w:r>
      <w:r w:rsidR="00BF2937">
        <w:t xml:space="preserve"> that</w:t>
      </w:r>
      <w:r w:rsidR="00402AC8">
        <w:t xml:space="preserve"> as </w:t>
      </w:r>
      <w:r w:rsidR="00EC0064">
        <w:t>g</w:t>
      </w:r>
      <w:r w:rsidR="000C4655">
        <w:t xml:space="preserve">rowing </w:t>
      </w:r>
      <w:r w:rsidR="00EC0064">
        <w:t>d</w:t>
      </w:r>
      <w:r w:rsidR="000C4655">
        <w:t xml:space="preserve">egree </w:t>
      </w:r>
      <w:r w:rsidR="00EC0064">
        <w:t>d</w:t>
      </w:r>
      <w:r w:rsidR="000C4655">
        <w:t>ays</w:t>
      </w:r>
      <w:r w:rsidR="005E2B63">
        <w:t xml:space="preserve"> increase, grass pollen season </w:t>
      </w:r>
      <w:r w:rsidR="000C4E89">
        <w:t xml:space="preserve">grows longer </w:t>
      </w:r>
      <w:r w:rsidR="005E2B63">
        <w:t>and oak and birch pollen seasons begin earlier.</w:t>
      </w:r>
      <w:r w:rsidR="00BC436D">
        <w:fldChar w:fldCharType="begin"/>
      </w:r>
      <w:r w:rsidR="00BC436D">
        <w:instrText xml:space="preserve"> ADDIN ZOTERO_ITEM CSL_CITATION {"citationID":"R0AgZi0G","properties":{"formattedCitation":"\\super 7\\nosupersub{}","plainCitation":"7","noteIndex":0},"citationItems":[{"id":27540,"uris":["http://zotero.org/groups/5470261/items/F9NVSQES"],"itemData":{"id":27540,"type":"article-journal","container-title":"Atmospheric Environment","DOI":"10.1016/j.atmosenv.2014.12.019","ISSN":"1352-2310","journalAbbreviation":"Atmos Environ (1994)","note":"PMID: 25620875\nPMCID: PMC4302955","page":"297-306","source":"PubMed Central","title":"Predicting onset and duration of airborne allergenic pollen season in the United States","URL":"https://www.ncbi.nlm.nih.gov/pmc/articles/PMC4302955/","volume":"103","author":[{"family":"Zhang","given":"Yong"},{"family":"Bielory","given":"Leonard"},{"family":"Cai","given":"Ting"},{"family":"Mi","given":"Zhongyuan"},{"family":"Georgopoulos","given":"Panos"}],"accessed":{"date-parts":[["2024",5,1]]},"issued":{"date-parts":[["2015",2]]}}}],"schema":"https://github.com/citation-style-language/schema/raw/master/csl-citation.json"} </w:instrText>
      </w:r>
      <w:r w:rsidR="00BC436D">
        <w:fldChar w:fldCharType="separate"/>
      </w:r>
      <w:r w:rsidR="00BC436D" w:rsidRPr="00BC436D">
        <w:rPr>
          <w:rFonts w:ascii="Calibri" w:hAnsi="Calibri" w:cs="Calibri"/>
          <w:vertAlign w:val="superscript"/>
        </w:rPr>
        <w:t>7</w:t>
      </w:r>
      <w:r w:rsidR="00BC436D">
        <w:fldChar w:fldCharType="end"/>
      </w:r>
      <w:del w:id="146" w:author="Matthew Mitchell" w:date="2024-05-20T14:49:00Z">
        <w:r w:rsidR="00535241" w:rsidDel="0032184A">
          <w:rPr>
            <w:rStyle w:val="EndnoteReference"/>
          </w:rPr>
          <w:endnoteReference w:id="10"/>
        </w:r>
      </w:del>
      <w:r w:rsidR="003043C8">
        <w:t xml:space="preserve"> </w:t>
      </w:r>
      <w:r w:rsidR="00E50B30">
        <w:t>E</w:t>
      </w:r>
      <w:r w:rsidR="00DF4AEB">
        <w:t>arlier pollen</w:t>
      </w:r>
      <w:r w:rsidR="00E50B30">
        <w:t xml:space="preserve"> season</w:t>
      </w:r>
      <w:r w:rsidR="00DF4AEB">
        <w:t xml:space="preserve"> start dates</w:t>
      </w:r>
      <w:r w:rsidR="009E7BA7">
        <w:t xml:space="preserve"> </w:t>
      </w:r>
      <w:r w:rsidR="00E50B30">
        <w:t>are associated with a longer pollen season overall</w:t>
      </w:r>
      <w:r w:rsidR="009E7BA7">
        <w:t>.</w:t>
      </w:r>
      <w:r w:rsidR="0092555C">
        <w:fldChar w:fldCharType="begin"/>
      </w:r>
      <w:r w:rsidR="0092555C">
        <w:instrText xml:space="preserve"> ADDIN ZOTERO_ITEM CSL_CITATION {"citationID":"489YbST1","properties":{"formattedCitation":"\\super 8\\nosupersub{}","plainCitation":"8","noteIndex":0},"citationItems":[{"id":27539,"uris":["http://zotero.org/groups/5470261/items/DYRI9YDP"],"itemData":{"id":27539,"type":"article-journal","container-title":"Aerobiologia","DOI":"10.1007/s10453-019-09601-2","ISSN":"0393-5965","issue":"4","journalAbbreviation":"Aerobiologia (Bologna)","language":"eng","note":"PMID: 31929678\nPMCID: PMC6934246","page":"613-633","source":"PubMed","title":"Pollen calendars and maps of allergenic pollen in North America","volume":"35","author":[{"family":"Lo","given":"Fiona"},{"family":"Bitz","given":"Cecilia M."},{"family":"Battisti","given":"David S."},{"family":"Hess","given":"Jeremy J."}],"issued":{"date-parts":[["2019"]]}}}],"schema":"https://github.com/citation-style-language/schema/raw/master/csl-citation.json"} </w:instrText>
      </w:r>
      <w:r w:rsidR="0092555C">
        <w:fldChar w:fldCharType="separate"/>
      </w:r>
      <w:r w:rsidR="0092555C" w:rsidRPr="0092555C">
        <w:rPr>
          <w:rFonts w:ascii="Calibri" w:hAnsi="Calibri" w:cs="Calibri"/>
          <w:vertAlign w:val="superscript"/>
        </w:rPr>
        <w:t>8</w:t>
      </w:r>
      <w:r w:rsidR="0092555C">
        <w:fldChar w:fldCharType="end"/>
      </w:r>
      <w:del w:id="149" w:author="Matthew Mitchell" w:date="2024-05-20T14:51:00Z">
        <w:r w:rsidR="00E50B30" w:rsidDel="0092555C">
          <w:rPr>
            <w:rStyle w:val="EndnoteReference"/>
          </w:rPr>
          <w:endnoteReference w:id="11"/>
        </w:r>
      </w:del>
      <w:r w:rsidR="00DF4AEB">
        <w:t xml:space="preserve"> </w:t>
      </w:r>
      <w:bookmarkStart w:id="152" w:name="_Hlk57991103"/>
      <w:r w:rsidR="00130D7C">
        <w:t>More broadly, g</w:t>
      </w:r>
      <w:r w:rsidR="009552C1">
        <w:t xml:space="preserve">rowing degree days also affect </w:t>
      </w:r>
      <w:r w:rsidR="00130D7C">
        <w:t xml:space="preserve">plant growth, </w:t>
      </w:r>
      <w:r w:rsidR="009552C1">
        <w:t>agricultural production</w:t>
      </w:r>
      <w:r w:rsidR="00130D7C">
        <w:t>,</w:t>
      </w:r>
      <w:r w:rsidR="009552C1">
        <w:t xml:space="preserve"> and the </w:t>
      </w:r>
      <w:r w:rsidR="00130D7C">
        <w:t xml:space="preserve">spread and </w:t>
      </w:r>
      <w:r w:rsidR="009552C1">
        <w:t>impact of plant diseases and pests.</w:t>
      </w:r>
      <w:bookmarkEnd w:id="152"/>
    </w:p>
    <w:p w14:paraId="153F9F22" w14:textId="77777777" w:rsidR="008D4D9C" w:rsidRPr="002473C3" w:rsidRDefault="008D4D9C" w:rsidP="002473C3">
      <w:pPr>
        <w:pStyle w:val="Heading2"/>
      </w:pPr>
      <w:r w:rsidRPr="002473C3">
        <w:t>About the Indicator</w:t>
      </w:r>
    </w:p>
    <w:p w14:paraId="43D23387" w14:textId="09C3FC1B" w:rsidR="000A0E50" w:rsidRDefault="000A0E50" w:rsidP="00094214">
      <w:pPr>
        <w:pStyle w:val="BodyText"/>
      </w:pPr>
      <w:r w:rsidRPr="00F478B0">
        <w:t xml:space="preserve">Growing </w:t>
      </w:r>
      <w:r>
        <w:t>d</w:t>
      </w:r>
      <w:r w:rsidRPr="00F478B0">
        <w:t xml:space="preserve">egree </w:t>
      </w:r>
      <w:r>
        <w:t>d</w:t>
      </w:r>
      <w:r w:rsidRPr="00F478B0">
        <w:t xml:space="preserve">ays </w:t>
      </w:r>
      <w:r>
        <w:t xml:space="preserve">are calculated </w:t>
      </w:r>
      <w:r w:rsidRPr="00F478B0">
        <w:t xml:space="preserve">using </w:t>
      </w:r>
      <w:r>
        <w:t xml:space="preserve">daily temperature </w:t>
      </w:r>
      <w:r w:rsidRPr="00F478B0">
        <w:t xml:space="preserve">data from </w:t>
      </w:r>
      <w:r>
        <w:t>weather</w:t>
      </w:r>
      <w:r w:rsidRPr="00F478B0">
        <w:t xml:space="preserve"> stations</w:t>
      </w:r>
      <w:r>
        <w:t xml:space="preserve">. </w:t>
      </w:r>
      <w:r w:rsidR="00E4413C">
        <w:t xml:space="preserve">As with </w:t>
      </w:r>
      <w:r>
        <w:t xml:space="preserve">the </w:t>
      </w:r>
      <w:r w:rsidRPr="00F21C72">
        <w:rPr>
          <w:highlight w:val="cyan"/>
        </w:rPr>
        <w:t>Heating and Cooling Degree Days</w:t>
      </w:r>
      <w:r w:rsidRPr="00174A9C">
        <w:t xml:space="preserve"> indicator</w:t>
      </w:r>
      <w:r>
        <w:t xml:space="preserve">, growing degree days are based on the number of degrees above a certain minimum </w:t>
      </w:r>
      <w:r w:rsidR="00CD54D0">
        <w:t>temperature</w:t>
      </w:r>
      <w:r w:rsidR="00130D7C">
        <w:t>. Different plants have different temperature requirements, so EPA chose a baseline temperature of</w:t>
      </w:r>
      <w:r>
        <w:t xml:space="preserve"> 50</w:t>
      </w:r>
      <w:r w:rsidR="00CD54D0">
        <w:rPr>
          <w:rFonts w:cstheme="minorHAnsi"/>
        </w:rPr>
        <w:t>°</w:t>
      </w:r>
      <w:r w:rsidR="00CD54D0">
        <w:t>F</w:t>
      </w:r>
      <w:r w:rsidR="00130D7C">
        <w:t xml:space="preserve">, which is commonly used </w:t>
      </w:r>
      <w:r w:rsidR="00190637">
        <w:t>for analysis when there are multiple plant species of interest</w:t>
      </w:r>
      <w:r>
        <w:t xml:space="preserve">. </w:t>
      </w:r>
      <w:r w:rsidR="0071716F">
        <w:t>Using this baseline, a</w:t>
      </w:r>
      <w:r>
        <w:t xml:space="preserve"> day with an average temperature of 70</w:t>
      </w:r>
      <w:r>
        <w:rPr>
          <w:rFonts w:cstheme="minorHAnsi"/>
        </w:rPr>
        <w:t>°</w:t>
      </w:r>
      <w:r>
        <w:t>F represents 20 growing degree days.</w:t>
      </w:r>
    </w:p>
    <w:p w14:paraId="1C6C3298" w14:textId="52CE856F" w:rsidR="00B636A6" w:rsidRDefault="00BB0B56" w:rsidP="00094214">
      <w:pPr>
        <w:pStyle w:val="BodyText"/>
      </w:pPr>
      <w:r>
        <w:t xml:space="preserve">This indicator examines changes in the number of </w:t>
      </w:r>
      <w:r w:rsidR="00EC0064">
        <w:t>g</w:t>
      </w:r>
      <w:r>
        <w:t xml:space="preserve">rowing </w:t>
      </w:r>
      <w:r w:rsidR="00EC0064">
        <w:t>d</w:t>
      </w:r>
      <w:r>
        <w:t xml:space="preserve">egree </w:t>
      </w:r>
      <w:r w:rsidR="00EC0064">
        <w:t>d</w:t>
      </w:r>
      <w:r>
        <w:t xml:space="preserve">ays from </w:t>
      </w:r>
      <w:r w:rsidR="00190637">
        <w:t xml:space="preserve">1948 </w:t>
      </w:r>
      <w:r w:rsidR="00EC0064">
        <w:t xml:space="preserve">to </w:t>
      </w:r>
      <w:r>
        <w:t>20</w:t>
      </w:r>
      <w:r w:rsidR="00CE4E6F">
        <w:t>2</w:t>
      </w:r>
      <w:ins w:id="153" w:author="Erica Barth-Naftilan" w:date="2024-05-03T16:16:00Z">
        <w:r w:rsidR="007C228F">
          <w:t>3</w:t>
        </w:r>
      </w:ins>
      <w:del w:id="154" w:author="Erica Barth-Naftilan" w:date="2024-05-03T16:16:00Z">
        <w:r w:rsidR="00CE4E6F" w:rsidDel="007C228F">
          <w:delText>0</w:delText>
        </w:r>
      </w:del>
      <w:r>
        <w:t xml:space="preserve"> at</w:t>
      </w:r>
      <w:r w:rsidR="000A0E50">
        <w:t xml:space="preserve"> locations across the United States.</w:t>
      </w:r>
      <w:r>
        <w:t xml:space="preserve"> </w:t>
      </w:r>
      <w:r w:rsidR="00404B0F">
        <w:t>T</w:t>
      </w:r>
      <w:r w:rsidR="000A0E50">
        <w:t>his indicator</w:t>
      </w:r>
      <w:r w:rsidR="00404B0F">
        <w:t xml:space="preserve"> includes</w:t>
      </w:r>
      <w:r w:rsidR="000A0E50">
        <w:t xml:space="preserve"> </w:t>
      </w:r>
      <w:ins w:id="155" w:author="Erica Barth-Naftilan" w:date="2024-05-03T16:16:00Z">
        <w:r w:rsidR="00D65F25">
          <w:t>280</w:t>
        </w:r>
      </w:ins>
      <w:del w:id="156" w:author="Erica Barth-Naftilan" w:date="2024-05-03T16:16:00Z">
        <w:r w:rsidR="00CE4E6F" w:rsidDel="00D65F25">
          <w:delText>30</w:delText>
        </w:r>
        <w:r w:rsidR="00FB4316" w:rsidDel="00D65F25">
          <w:delText>5</w:delText>
        </w:r>
      </w:del>
      <w:r w:rsidR="00EC0064">
        <w:t xml:space="preserve"> weather stations</w:t>
      </w:r>
      <w:r w:rsidR="000A0E50">
        <w:t xml:space="preserve"> operated by the National </w:t>
      </w:r>
      <w:r w:rsidR="000A0E50">
        <w:lastRenderedPageBreak/>
        <w:t xml:space="preserve">Oceanic and Atmospheric Administration because they </w:t>
      </w:r>
      <w:r w:rsidR="00404B0F">
        <w:t xml:space="preserve">had sufficient data completeness during </w:t>
      </w:r>
      <w:r w:rsidR="000A0E50">
        <w:t>the entire period</w:t>
      </w:r>
      <w:r w:rsidR="00404B0F">
        <w:t xml:space="preserve"> of record</w:t>
      </w:r>
      <w:r w:rsidRPr="00F478B0">
        <w:t>.</w:t>
      </w:r>
      <w:r w:rsidR="003043C8">
        <w:t xml:space="preserve"> </w:t>
      </w:r>
      <w:r w:rsidR="00725FBB">
        <w:t>For</w:t>
      </w:r>
      <w:r w:rsidR="00CD54D0">
        <w:t xml:space="preserve"> each station</w:t>
      </w:r>
      <w:r w:rsidR="008D41D7">
        <w:t>,</w:t>
      </w:r>
      <w:r w:rsidR="00CD54D0">
        <w:t xml:space="preserve"> daily growing degrees were calculated by taking the average of the daily maximum and minimum temperatures, then subtracting 50</w:t>
      </w:r>
      <w:r w:rsidR="00CD54D0">
        <w:rPr>
          <w:rFonts w:cstheme="minorHAnsi"/>
        </w:rPr>
        <w:t>°</w:t>
      </w:r>
      <w:r w:rsidR="00CD54D0">
        <w:t xml:space="preserve">F. Daily results were added together to calculate total annual growing degree days for each year from </w:t>
      </w:r>
      <w:r w:rsidR="00A031E2">
        <w:t xml:space="preserve">1948 </w:t>
      </w:r>
      <w:r w:rsidR="00CD54D0">
        <w:t xml:space="preserve">to </w:t>
      </w:r>
      <w:r w:rsidR="008D41D7">
        <w:t>20</w:t>
      </w:r>
      <w:r w:rsidR="00CE4E6F">
        <w:t>2</w:t>
      </w:r>
      <w:ins w:id="157" w:author="Erica Barth-Naftilan" w:date="2024-05-03T16:17:00Z">
        <w:r w:rsidR="006F33FF">
          <w:t>3</w:t>
        </w:r>
      </w:ins>
      <w:del w:id="158" w:author="Erica Barth-Naftilan" w:date="2024-05-03T16:17:00Z">
        <w:r w:rsidR="00CE4E6F" w:rsidDel="006F33FF">
          <w:delText>0</w:delText>
        </w:r>
      </w:del>
      <w:r w:rsidR="008D41D7">
        <w:t>.</w:t>
      </w:r>
      <w:r w:rsidR="003043C8">
        <w:t xml:space="preserve"> </w:t>
      </w:r>
      <w:r w:rsidR="00310F74">
        <w:t xml:space="preserve">Figure 1 shows </w:t>
      </w:r>
      <w:r w:rsidR="00A031E2">
        <w:t>how</w:t>
      </w:r>
      <w:r w:rsidR="000C4E89">
        <w:t xml:space="preserve"> the</w:t>
      </w:r>
      <w:r w:rsidR="00A031E2">
        <w:t xml:space="preserve"> total</w:t>
      </w:r>
      <w:r w:rsidR="000C4E89">
        <w:t xml:space="preserve"> number of</w:t>
      </w:r>
      <w:r w:rsidR="00A031E2">
        <w:t xml:space="preserve"> </w:t>
      </w:r>
      <w:r w:rsidR="000C4E89">
        <w:t>growing degree days per year</w:t>
      </w:r>
      <w:r w:rsidR="00A031E2">
        <w:t xml:space="preserve"> ha</w:t>
      </w:r>
      <w:r w:rsidR="000C4E89">
        <w:t>s</w:t>
      </w:r>
      <w:r w:rsidR="00A031E2">
        <w:t xml:space="preserve"> changed over time at each location</w:t>
      </w:r>
      <w:r w:rsidR="00CD54D0">
        <w:t>.</w:t>
      </w:r>
      <w:r w:rsidR="003043C8">
        <w:t xml:space="preserve"> </w:t>
      </w:r>
    </w:p>
    <w:p w14:paraId="0CDA4912" w14:textId="77777777" w:rsidR="008D4D9C" w:rsidRPr="00D939BC" w:rsidRDefault="008D4D9C" w:rsidP="008D4D9C">
      <w:pPr>
        <w:pStyle w:val="Heading2"/>
      </w:pPr>
      <w:r w:rsidRPr="00D939BC">
        <w:t>Key Points</w:t>
      </w:r>
    </w:p>
    <w:p w14:paraId="7AD2CB6E" w14:textId="1D8B7ADB" w:rsidR="00714DDF" w:rsidRDefault="00714DDF" w:rsidP="008D4D9C">
      <w:pPr>
        <w:pStyle w:val="Bullet2"/>
      </w:pPr>
      <w:r>
        <w:t xml:space="preserve">Between </w:t>
      </w:r>
      <w:r w:rsidR="00A031E2">
        <w:t xml:space="preserve">1948 </w:t>
      </w:r>
      <w:r>
        <w:t>and 20</w:t>
      </w:r>
      <w:r w:rsidR="00CE4E6F">
        <w:t>2</w:t>
      </w:r>
      <w:ins w:id="159" w:author="Erica Barth-Naftilan" w:date="2024-05-03T16:20:00Z">
        <w:r w:rsidR="00C16419">
          <w:t>3</w:t>
        </w:r>
      </w:ins>
      <w:del w:id="160" w:author="Erica Barth-Naftilan" w:date="2024-05-03T16:20:00Z">
        <w:r w:rsidR="00CE4E6F" w:rsidDel="00C16419">
          <w:delText>0</w:delText>
        </w:r>
      </w:del>
      <w:r>
        <w:t xml:space="preserve">, the number of </w:t>
      </w:r>
      <w:r w:rsidR="00CD54D0">
        <w:t>g</w:t>
      </w:r>
      <w:r>
        <w:t xml:space="preserve">rowing </w:t>
      </w:r>
      <w:r w:rsidR="00CD54D0">
        <w:t>d</w:t>
      </w:r>
      <w:r>
        <w:t xml:space="preserve">egree </w:t>
      </w:r>
      <w:r w:rsidR="00CD54D0">
        <w:t>d</w:t>
      </w:r>
      <w:r>
        <w:t>ays increased</w:t>
      </w:r>
      <w:r w:rsidR="00126DF9">
        <w:t xml:space="preserve"> at </w:t>
      </w:r>
      <w:del w:id="161" w:author="Erica Barth-Naftilan" w:date="2024-05-03T16:20:00Z">
        <w:r w:rsidR="00126DF9" w:rsidDel="00035290">
          <w:delText>2</w:delText>
        </w:r>
        <w:r w:rsidR="00CE4E6F" w:rsidDel="00035290">
          <w:delText>2</w:delText>
        </w:r>
        <w:r w:rsidR="00FB4316" w:rsidDel="00035290">
          <w:delText>8</w:delText>
        </w:r>
        <w:r w:rsidR="00126DF9" w:rsidDel="00035290">
          <w:delText xml:space="preserve"> </w:delText>
        </w:r>
      </w:del>
      <w:ins w:id="162" w:author="Erica Barth-Naftilan" w:date="2024-05-03T16:20:00Z">
        <w:r w:rsidR="00035290">
          <w:t xml:space="preserve">221 </w:t>
        </w:r>
      </w:ins>
      <w:r w:rsidR="00126DF9">
        <w:t xml:space="preserve">of the </w:t>
      </w:r>
      <w:ins w:id="163" w:author="Erica Barth-Naftilan" w:date="2024-05-03T16:23:00Z">
        <w:r w:rsidR="00FA6958">
          <w:t>280</w:t>
        </w:r>
      </w:ins>
      <w:del w:id="164" w:author="Erica Barth-Naftilan" w:date="2024-05-03T16:20:00Z">
        <w:r w:rsidR="00CE4E6F" w:rsidDel="00035290">
          <w:delText>30</w:delText>
        </w:r>
        <w:r w:rsidR="00FB4316" w:rsidDel="00035290">
          <w:delText>5</w:delText>
        </w:r>
      </w:del>
      <w:r w:rsidR="00126DF9">
        <w:t xml:space="preserve"> long-term stations measured (</w:t>
      </w:r>
      <w:r w:rsidR="00CE4E6F">
        <w:t>7</w:t>
      </w:r>
      <w:ins w:id="165" w:author="Erica Barth-Naftilan" w:date="2024-05-03T16:24:00Z">
        <w:r w:rsidR="003766CE">
          <w:t>9</w:t>
        </w:r>
      </w:ins>
      <w:del w:id="166" w:author="Erica Barth-Naftilan" w:date="2024-05-03T16:23:00Z">
        <w:r w:rsidR="00CE4E6F" w:rsidDel="00FA6958">
          <w:delText>5</w:delText>
        </w:r>
      </w:del>
      <w:r w:rsidR="00126DF9">
        <w:t xml:space="preserve"> percent) across</w:t>
      </w:r>
      <w:r>
        <w:t xml:space="preserve"> the contiguous </w:t>
      </w:r>
      <w:r w:rsidR="008F3E91">
        <w:t>48 states</w:t>
      </w:r>
      <w:r w:rsidR="00CD54D0">
        <w:t xml:space="preserve"> (see Figure 1)</w:t>
      </w:r>
      <w:r>
        <w:t>.</w:t>
      </w:r>
      <w:r w:rsidR="00126DF9">
        <w:t xml:space="preserve"> The average change across all stations </w:t>
      </w:r>
      <w:r w:rsidR="00404B0F">
        <w:t>represents</w:t>
      </w:r>
      <w:r w:rsidR="00126DF9">
        <w:t xml:space="preserve"> an increase of about </w:t>
      </w:r>
      <w:ins w:id="167" w:author="Erica Barth-Naftilan" w:date="2024-05-03T16:24:00Z">
        <w:r w:rsidR="003766CE">
          <w:t>10</w:t>
        </w:r>
      </w:ins>
      <w:del w:id="168" w:author="Erica Barth-Naftilan" w:date="2024-05-03T16:24:00Z">
        <w:r w:rsidR="00FB4316" w:rsidDel="003766CE">
          <w:delText>9</w:delText>
        </w:r>
      </w:del>
      <w:r w:rsidR="00126DF9">
        <w:t xml:space="preserve"> percent.</w:t>
      </w:r>
    </w:p>
    <w:p w14:paraId="31E66C53" w14:textId="44032EF5" w:rsidR="008F3E91" w:rsidRPr="00094C52" w:rsidRDefault="00714DDF" w:rsidP="008D4D9C">
      <w:pPr>
        <w:pStyle w:val="Bullet2"/>
      </w:pPr>
      <w:r>
        <w:t>The</w:t>
      </w:r>
      <w:r w:rsidR="003F70CF">
        <w:t xml:space="preserve"> </w:t>
      </w:r>
      <w:r w:rsidR="00CD54D0">
        <w:t xml:space="preserve">largest </w:t>
      </w:r>
      <w:r w:rsidR="003F70CF">
        <w:t xml:space="preserve">increases </w:t>
      </w:r>
      <w:r>
        <w:t xml:space="preserve">in </w:t>
      </w:r>
      <w:r w:rsidR="00CD54D0">
        <w:t>g</w:t>
      </w:r>
      <w:r>
        <w:t xml:space="preserve">rowing </w:t>
      </w:r>
      <w:r w:rsidR="00CD54D0">
        <w:t>d</w:t>
      </w:r>
      <w:r>
        <w:t xml:space="preserve">egree </w:t>
      </w:r>
      <w:r w:rsidR="00CD54D0">
        <w:t>d</w:t>
      </w:r>
      <w:r>
        <w:t>ays from 19</w:t>
      </w:r>
      <w:r w:rsidR="000C4E89">
        <w:t>48</w:t>
      </w:r>
      <w:r w:rsidR="00CD54D0">
        <w:t xml:space="preserve"> to </w:t>
      </w:r>
      <w:r>
        <w:t>20</w:t>
      </w:r>
      <w:r w:rsidR="00CE4E6F">
        <w:t>2</w:t>
      </w:r>
      <w:ins w:id="169" w:author="AnnaClaire Marley" w:date="2024-05-09T16:51:00Z">
        <w:r w:rsidR="00E00EDC">
          <w:t>3</w:t>
        </w:r>
      </w:ins>
      <w:del w:id="170" w:author="AnnaClaire Marley" w:date="2024-05-09T16:51:00Z">
        <w:r w:rsidR="00CE4E6F" w:rsidDel="00E00EDC">
          <w:delText>0</w:delText>
        </w:r>
      </w:del>
      <w:r>
        <w:t xml:space="preserve"> occurred </w:t>
      </w:r>
      <w:r w:rsidR="003F70CF">
        <w:t xml:space="preserve">in the </w:t>
      </w:r>
      <w:r w:rsidR="000C4E89">
        <w:t>West and the Northeast (see Figure 1).</w:t>
      </w:r>
      <w:r w:rsidR="003F70CF">
        <w:t xml:space="preserve"> </w:t>
      </w:r>
      <w:del w:id="171" w:author="Erica Barth-Naftilan" w:date="2024-05-03T16:24:00Z">
        <w:r w:rsidR="00CE4E6F" w:rsidDel="003766CE">
          <w:delText>Thirty-nine</w:delText>
        </w:r>
      </w:del>
      <w:ins w:id="172" w:author="Erica Barth-Naftilan" w:date="2024-05-03T16:24:00Z">
        <w:r w:rsidR="003766CE">
          <w:t>Fifty</w:t>
        </w:r>
      </w:ins>
      <w:r w:rsidR="00126DF9">
        <w:t xml:space="preserve"> stations, mostly in the West, have experienced an increase of 20 percent or more.</w:t>
      </w:r>
    </w:p>
    <w:p w14:paraId="651D65F8" w14:textId="53250476" w:rsidR="008F3E91" w:rsidRPr="008F3E91" w:rsidRDefault="007B499F" w:rsidP="008F3E91">
      <w:pPr>
        <w:pStyle w:val="Bullet2"/>
      </w:pPr>
      <w:r>
        <w:t xml:space="preserve">Because growing degree days </w:t>
      </w:r>
      <w:r w:rsidR="008F3E91">
        <w:t>are</w:t>
      </w:r>
      <w:r>
        <w:t xml:space="preserve"> correlated with a longer grass pollen season and an earlier start date for oak and birch pollen seasons,</w:t>
      </w:r>
      <w:r w:rsidR="0032184A">
        <w:fldChar w:fldCharType="begin"/>
      </w:r>
      <w:r w:rsidR="0032184A">
        <w:instrText xml:space="preserve"> ADDIN ZOTERO_ITEM CSL_CITATION {"citationID":"kBMgy85b","properties":{"formattedCitation":"\\super 7\\nosupersub{}","plainCitation":"7","noteIndex":0},"citationItems":[{"id":27540,"uris":["http://zotero.org/groups/5470261/items/F9NVSQES"],"itemData":{"id":27540,"type":"article-journal","container-title":"Atmospheric Environment","DOI":"10.1016/j.atmosenv.2014.12.019","ISSN":"1352-2310","journalAbbreviation":"Atmos Environ (1994)","note":"PMID: 25620875\nPMCID: PMC4302955","page":"297-306","source":"PubMed Central","title":"Predicting onset and duration of airborne allergenic pollen season in the United States","URL":"https://www.ncbi.nlm.nih.gov/pmc/articles/PMC4302955/","volume":"103","author":[{"family":"Zhang","given":"Yong"},{"family":"Bielory","given":"Leonard"},{"family":"Cai","given":"Ting"},{"family":"Mi","given":"Zhongyuan"},{"family":"Georgopoulos","given":"Panos"}],"accessed":{"date-parts":[["2024",5,1]]},"issued":{"date-parts":[["2015",2]]}}}],"schema":"https://github.com/citation-style-language/schema/raw/master/csl-citation.json"} </w:instrText>
      </w:r>
      <w:r w:rsidR="0032184A">
        <w:fldChar w:fldCharType="separate"/>
      </w:r>
      <w:r w:rsidR="0032184A" w:rsidRPr="0032184A">
        <w:rPr>
          <w:rFonts w:ascii="Calibri" w:hAnsi="Calibri" w:cs="Calibri"/>
          <w:vertAlign w:val="superscript"/>
        </w:rPr>
        <w:t>7</w:t>
      </w:r>
      <w:r w:rsidR="0032184A">
        <w:fldChar w:fldCharType="end"/>
      </w:r>
      <w:del w:id="173" w:author="Matthew Mitchell" w:date="2024-05-20T14:49:00Z">
        <w:r w:rsidDel="0032184A">
          <w:rPr>
            <w:rStyle w:val="EndnoteReference"/>
          </w:rPr>
          <w:endnoteReference w:id="12"/>
        </w:r>
      </w:del>
      <w:r>
        <w:t xml:space="preserve"> the increased number of growing degree days suggests that the length of grass, oak, and birch pollen season grew between </w:t>
      </w:r>
      <w:r w:rsidR="000C4E89">
        <w:t xml:space="preserve">1948 </w:t>
      </w:r>
      <w:r>
        <w:t>and 20</w:t>
      </w:r>
      <w:r w:rsidR="00CE4E6F">
        <w:t>2</w:t>
      </w:r>
      <w:ins w:id="176" w:author="Erica Barth-Naftilan" w:date="2024-05-03T16:32:00Z">
        <w:r w:rsidR="00FB3062">
          <w:t>3</w:t>
        </w:r>
      </w:ins>
      <w:del w:id="177" w:author="Erica Barth-Naftilan" w:date="2024-05-03T16:32:00Z">
        <w:r w:rsidR="00CE4E6F" w:rsidDel="00FB3062">
          <w:delText>0</w:delText>
        </w:r>
      </w:del>
      <w:r w:rsidRPr="00284D5F">
        <w:t xml:space="preserve"> </w:t>
      </w:r>
      <w:r>
        <w:t xml:space="preserve">in </w:t>
      </w:r>
      <w:r w:rsidR="000C4E89">
        <w:t>many parts of</w:t>
      </w:r>
      <w:r>
        <w:t xml:space="preserve"> the contiguous United States.</w:t>
      </w:r>
    </w:p>
    <w:p w14:paraId="37B3FEE7" w14:textId="04122160" w:rsidR="008D4D9C" w:rsidRDefault="00767BB5" w:rsidP="006A737C">
      <w:pPr>
        <w:pStyle w:val="Caption"/>
      </w:pPr>
      <w:commentRangeStart w:id="178"/>
      <w:del w:id="179" w:author="AnnaClaire Marley" w:date="2024-05-09T16:52:00Z">
        <w:r w:rsidDel="005B42D5">
          <w:rPr>
            <w:noProof/>
          </w:rPr>
          <w:lastRenderedPageBreak/>
          <w:drawing>
            <wp:anchor distT="0" distB="0" distL="114300" distR="114300" simplePos="0" relativeHeight="251658240" behindDoc="0" locked="0" layoutInCell="1" allowOverlap="1" wp14:anchorId="1FDDC4FC" wp14:editId="46970903">
              <wp:simplePos x="0" y="0"/>
              <wp:positionH relativeFrom="margin">
                <wp:align>left</wp:align>
              </wp:positionH>
              <wp:positionV relativeFrom="paragraph">
                <wp:posOffset>290195</wp:posOffset>
              </wp:positionV>
              <wp:extent cx="5932170" cy="4331335"/>
              <wp:effectExtent l="0" t="0" r="0" b="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5499"/>
                      <a:stretch/>
                    </pic:blipFill>
                    <pic:spPr bwMode="auto">
                      <a:xfrm>
                        <a:off x="0" y="0"/>
                        <a:ext cx="5932170" cy="4331335"/>
                      </a:xfrm>
                      <a:prstGeom prst="rect">
                        <a:avLst/>
                      </a:prstGeom>
                      <a:noFill/>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del>
      <w:r w:rsidR="00355F80">
        <w:t>Figure</w:t>
      </w:r>
      <w:commentRangeEnd w:id="178"/>
      <w:r w:rsidR="00161CB6">
        <w:rPr>
          <w:rStyle w:val="CommentReference"/>
          <w:b w:val="0"/>
          <w:bCs w:val="0"/>
        </w:rPr>
        <w:commentReference w:id="178"/>
      </w:r>
      <w:r w:rsidR="00355F80">
        <w:t xml:space="preserve"> 1. </w:t>
      </w:r>
      <w:r w:rsidR="0099686B">
        <w:t xml:space="preserve">Change in </w:t>
      </w:r>
      <w:r w:rsidR="000C762E">
        <w:t xml:space="preserve">Growing Degree Days </w:t>
      </w:r>
      <w:r w:rsidR="0099686B">
        <w:t>in the Contiguous 48 States</w:t>
      </w:r>
      <w:r w:rsidR="00355F80" w:rsidRPr="00355F80">
        <w:t xml:space="preserve">, </w:t>
      </w:r>
      <w:r w:rsidR="0099686B" w:rsidRPr="00355F80">
        <w:t>19</w:t>
      </w:r>
      <w:r w:rsidR="0099686B">
        <w:t>48</w:t>
      </w:r>
      <w:r w:rsidR="00CD54D0">
        <w:t>–</w:t>
      </w:r>
      <w:r w:rsidR="0099686B" w:rsidRPr="00355F80">
        <w:t>20</w:t>
      </w:r>
      <w:r w:rsidR="00CE4E6F">
        <w:t>2</w:t>
      </w:r>
      <w:ins w:id="180" w:author="Erica Barth-Naftilan" w:date="2024-05-03T16:33:00Z">
        <w:r w:rsidR="00C67EA2">
          <w:t>3</w:t>
        </w:r>
      </w:ins>
      <w:del w:id="181" w:author="Erica Barth-Naftilan" w:date="2024-05-03T16:33:00Z">
        <w:r w:rsidR="00CE4E6F" w:rsidDel="00C67EA2">
          <w:delText>0</w:delText>
        </w:r>
      </w:del>
    </w:p>
    <w:p w14:paraId="346EE8F9" w14:textId="71E79F05" w:rsidR="00FB3062" w:rsidRPr="00FB3062" w:rsidRDefault="00FB3062">
      <w:pPr>
        <w:pStyle w:val="Figure"/>
        <w:pPrChange w:id="182" w:author="Chris Lamie" w:date="2024-05-11T23:38:00Z">
          <w:pPr>
            <w:pStyle w:val="Caption"/>
          </w:pPr>
        </w:pPrChange>
      </w:pPr>
      <w:r>
        <w:rPr>
          <w:noProof/>
        </w:rPr>
        <w:lastRenderedPageBreak/>
        <w:drawing>
          <wp:inline distT="0" distB="0" distL="0" distR="0" wp14:anchorId="5DCC70F6" wp14:editId="1568B422">
            <wp:extent cx="5029095" cy="3672840"/>
            <wp:effectExtent l="0" t="0" r="635" b="3810"/>
            <wp:docPr id="1237440811" name="Picture 1" descr="A map of the united states with red and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40811" name="Picture 1" descr="A map of the united states with red and blue dots&#10;&#10;Description automatically generated"/>
                    <pic:cNvPicPr/>
                  </pic:nvPicPr>
                  <pic:blipFill rotWithShape="1">
                    <a:blip r:embed="rId16"/>
                    <a:srcRect l="1322" t="6137" b="1588"/>
                    <a:stretch/>
                  </pic:blipFill>
                  <pic:spPr bwMode="auto">
                    <a:xfrm>
                      <a:off x="0" y="0"/>
                      <a:ext cx="5030050" cy="3673538"/>
                    </a:xfrm>
                    <a:prstGeom prst="rect">
                      <a:avLst/>
                    </a:prstGeom>
                    <a:ln>
                      <a:noFill/>
                    </a:ln>
                    <a:extLst>
                      <a:ext uri="{53640926-AAD7-44D8-BBD7-CCE9431645EC}">
                        <a14:shadowObscured xmlns:a14="http://schemas.microsoft.com/office/drawing/2010/main"/>
                      </a:ext>
                    </a:extLst>
                  </pic:spPr>
                </pic:pic>
              </a:graphicData>
            </a:graphic>
          </wp:inline>
        </w:drawing>
      </w:r>
    </w:p>
    <w:p w14:paraId="77F2F204" w14:textId="137E0B49" w:rsidR="00FB3062" w:rsidRPr="00FB3062" w:rsidDel="00161CB6" w:rsidRDefault="00FB3062">
      <w:pPr>
        <w:rPr>
          <w:del w:id="183" w:author="Chris Lamie" w:date="2024-05-11T23:38:00Z"/>
        </w:rPr>
        <w:pPrChange w:id="184" w:author="Erica Barth-Naftilan" w:date="2024-05-03T16:32:00Z">
          <w:pPr>
            <w:pStyle w:val="Caption"/>
          </w:pPr>
        </w:pPrChange>
      </w:pPr>
    </w:p>
    <w:p w14:paraId="64F27F9A" w14:textId="4FADA03B" w:rsidR="00AA6A59" w:rsidRPr="00B34ACE" w:rsidDel="00161CB6" w:rsidRDefault="00AA6A59" w:rsidP="008D4D9C">
      <w:pPr>
        <w:pStyle w:val="FigureCaption"/>
        <w:rPr>
          <w:del w:id="185" w:author="Chris Lamie" w:date="2024-05-11T23:38:00Z"/>
          <w:i w:val="0"/>
        </w:rPr>
      </w:pPr>
    </w:p>
    <w:p w14:paraId="0F46A9C1" w14:textId="4DD653E1" w:rsidR="008D4D9C" w:rsidRPr="00D939BC" w:rsidRDefault="00F478B0" w:rsidP="008D4D9C">
      <w:pPr>
        <w:pStyle w:val="FigureCaption"/>
      </w:pPr>
      <w:r>
        <w:t xml:space="preserve">This </w:t>
      </w:r>
      <w:r w:rsidR="0099686B">
        <w:t xml:space="preserve">map </w:t>
      </w:r>
      <w:r>
        <w:t>shows trends in</w:t>
      </w:r>
      <w:r w:rsidR="000C762E">
        <w:t xml:space="preserve"> </w:t>
      </w:r>
      <w:r w:rsidR="0099686B">
        <w:t xml:space="preserve">the total number of </w:t>
      </w:r>
      <w:r w:rsidR="00EC0064">
        <w:t>g</w:t>
      </w:r>
      <w:r w:rsidR="000C762E">
        <w:t xml:space="preserve">rowing </w:t>
      </w:r>
      <w:r w:rsidR="00EC0064">
        <w:t>d</w:t>
      </w:r>
      <w:r w:rsidR="000C762E">
        <w:t xml:space="preserve">egree </w:t>
      </w:r>
      <w:r w:rsidR="00EC0064">
        <w:t>d</w:t>
      </w:r>
      <w:r w:rsidR="000C762E">
        <w:t>ays</w:t>
      </w:r>
      <w:r>
        <w:t xml:space="preserve"> </w:t>
      </w:r>
      <w:r w:rsidR="0099686B">
        <w:t xml:space="preserve">per year at </w:t>
      </w:r>
      <w:del w:id="186" w:author="Erica Barth-Naftilan" w:date="2024-05-03T16:33:00Z">
        <w:r w:rsidR="00CE4E6F" w:rsidDel="00C67EA2">
          <w:delText>30</w:delText>
        </w:r>
        <w:r w:rsidR="00FB4316" w:rsidDel="00C67EA2">
          <w:delText>5</w:delText>
        </w:r>
        <w:r w:rsidR="006337DE" w:rsidDel="00C67EA2">
          <w:delText xml:space="preserve"> </w:delText>
        </w:r>
      </w:del>
      <w:ins w:id="187" w:author="Erica Barth-Naftilan" w:date="2024-05-03T16:33:00Z">
        <w:r w:rsidR="00C67EA2">
          <w:t xml:space="preserve">280 </w:t>
        </w:r>
      </w:ins>
      <w:r w:rsidR="0099686B">
        <w:t>weather stations</w:t>
      </w:r>
      <w:r>
        <w:t>.</w:t>
      </w:r>
      <w:r w:rsidR="0099686B">
        <w:t xml:space="preserve"> The color and size of the symbols represent percent change between 1948 and 20</w:t>
      </w:r>
      <w:r w:rsidR="00CE4E6F">
        <w:t>2</w:t>
      </w:r>
      <w:ins w:id="188" w:author="Erica Barth-Naftilan" w:date="2024-05-03T16:33:00Z">
        <w:r w:rsidR="00C67EA2">
          <w:t>3</w:t>
        </w:r>
      </w:ins>
      <w:del w:id="189" w:author="Erica Barth-Naftilan" w:date="2024-05-03T16:33:00Z">
        <w:r w:rsidR="00CE4E6F" w:rsidDel="00C67EA2">
          <w:delText>0</w:delText>
        </w:r>
      </w:del>
      <w:r w:rsidR="0099686B">
        <w:t xml:space="preserve">, based on the long-term average rate of change. </w:t>
      </w:r>
    </w:p>
    <w:p w14:paraId="37CD03C8" w14:textId="7F2AFBE4" w:rsidR="004A36A3" w:rsidRDefault="005810F4" w:rsidP="00F21C72">
      <w:pPr>
        <w:pStyle w:val="SourceText"/>
      </w:pPr>
      <w:r>
        <w:t>Data source:</w:t>
      </w:r>
      <w:r w:rsidR="00310F74">
        <w:t xml:space="preserve"> NOAA, 20</w:t>
      </w:r>
      <w:r w:rsidR="0099686B">
        <w:t>2</w:t>
      </w:r>
      <w:ins w:id="190" w:author="Erica Barth-Naftilan" w:date="2024-05-03T16:33:00Z">
        <w:r w:rsidR="00C67EA2">
          <w:t>4</w:t>
        </w:r>
      </w:ins>
      <w:del w:id="191" w:author="Erica Barth-Naftilan" w:date="2024-05-03T16:33:00Z">
        <w:r w:rsidR="00CE4E6F" w:rsidDel="00C67EA2">
          <w:delText>1</w:delText>
        </w:r>
      </w:del>
      <w:del w:id="192" w:author="Matthew Mitchell" w:date="2024-05-20T14:50:00Z">
        <w:r w:rsidR="00310F74" w:rsidDel="0092555C">
          <w:rPr>
            <w:rStyle w:val="EndnoteReference"/>
          </w:rPr>
          <w:endnoteReference w:id="13"/>
        </w:r>
      </w:del>
      <w:r w:rsidR="00D77201">
        <w:fldChar w:fldCharType="begin"/>
      </w:r>
      <w:r w:rsidR="0092555C">
        <w:instrText xml:space="preserve"> ADDIN ZOTERO_ITEM CSL_CITATION {"citationID":"lbijSWuw","properties":{"formattedCitation":"\\super 9\\nosupersub{}","plainCitation":"9","noteIndex":0},"citationItems":[{"id":27841,"uris":["http://zotero.org/groups/5470261/items/VK9U33QK"],"itemData":{"id":27841,"type":"webpage","title":"Global Historical Climatology Network daily (GHCNd)","URL":"www.ncei.noaa.gov/products/land-based-station/global-historical-climatology-network-daily","author":[{"literal":"NOAA (National Oceanic and Atmospheric Administration)"}],"accessed":{"date-parts":[["2024",4,1]]},"issued":{"date-parts":[["2024"]]}}}],"schema":"https://github.com/citation-style-language/schema/raw/master/csl-citation.json"} </w:instrText>
      </w:r>
      <w:r w:rsidR="00D77201">
        <w:fldChar w:fldCharType="separate"/>
      </w:r>
      <w:r w:rsidR="0092555C" w:rsidRPr="0092555C">
        <w:rPr>
          <w:rFonts w:ascii="Calibri" w:hAnsi="Calibri" w:cs="Calibri"/>
          <w:vertAlign w:val="superscript"/>
        </w:rPr>
        <w:t>9</w:t>
      </w:r>
      <w:r w:rsidR="00D77201">
        <w:fldChar w:fldCharType="end"/>
      </w:r>
    </w:p>
    <w:p w14:paraId="68C55363" w14:textId="06B74E95" w:rsidR="008D4D9C" w:rsidRPr="004A36A3" w:rsidRDefault="004A36A3" w:rsidP="00310F74">
      <w:pPr>
        <w:pStyle w:val="Heading2"/>
      </w:pPr>
      <w:r>
        <w:br w:type="page"/>
      </w:r>
      <w:r w:rsidR="008D4D9C" w:rsidRPr="004A36A3">
        <w:lastRenderedPageBreak/>
        <w:t>Indicator Notes</w:t>
      </w:r>
    </w:p>
    <w:p w14:paraId="602356EA" w14:textId="04967424" w:rsidR="00B84171" w:rsidRDefault="00CD54D0" w:rsidP="008D4D9C">
      <w:pPr>
        <w:pStyle w:val="BodyText"/>
      </w:pPr>
      <w:r>
        <w:t>G</w:t>
      </w:r>
      <w:r w:rsidR="00CB589E">
        <w:t xml:space="preserve">rowing </w:t>
      </w:r>
      <w:r>
        <w:t>d</w:t>
      </w:r>
      <w:r w:rsidR="00CB589E">
        <w:t xml:space="preserve">egree </w:t>
      </w:r>
      <w:r>
        <w:t>d</w:t>
      </w:r>
      <w:r w:rsidR="00CB589E">
        <w:t>ay</w:t>
      </w:r>
      <w:r>
        <w:t>s</w:t>
      </w:r>
      <w:r w:rsidR="00920931">
        <w:t xml:space="preserve"> reflect cumulative conditions that support plant development</w:t>
      </w:r>
      <w:r>
        <w:t>,</w:t>
      </w:r>
      <w:r w:rsidR="00920931">
        <w:t xml:space="preserve"> but</w:t>
      </w:r>
      <w:r>
        <w:t xml:space="preserve"> they</w:t>
      </w:r>
      <w:r w:rsidR="00920931">
        <w:t xml:space="preserve"> do not capture potentially important </w:t>
      </w:r>
      <w:r w:rsidR="005810F4">
        <w:t xml:space="preserve">factors related to </w:t>
      </w:r>
      <w:r w:rsidR="00920931">
        <w:t>the sequenc</w:t>
      </w:r>
      <w:r>
        <w:t>e</w:t>
      </w:r>
      <w:r w:rsidR="00920931">
        <w:t xml:space="preserve"> of weather conditions</w:t>
      </w:r>
      <w:r>
        <w:t>, which can also have considerable effects on</w:t>
      </w:r>
      <w:r w:rsidR="00920931">
        <w:t xml:space="preserve"> plant development.</w:t>
      </w:r>
      <w:r w:rsidR="003043C8">
        <w:t xml:space="preserve"> </w:t>
      </w:r>
      <w:r w:rsidR="00B84171">
        <w:t xml:space="preserve">Factors other than </w:t>
      </w:r>
      <w:r w:rsidR="005810F4">
        <w:t>g</w:t>
      </w:r>
      <w:r w:rsidR="00CB589E">
        <w:t xml:space="preserve">rowing </w:t>
      </w:r>
      <w:r w:rsidR="005810F4">
        <w:t>d</w:t>
      </w:r>
      <w:r w:rsidR="00CB589E">
        <w:t xml:space="preserve">egree </w:t>
      </w:r>
      <w:r w:rsidR="005810F4">
        <w:t>d</w:t>
      </w:r>
      <w:r w:rsidR="00CB589E">
        <w:t>ays</w:t>
      </w:r>
      <w:r w:rsidR="00B84171">
        <w:t xml:space="preserve"> also affect pollen season </w:t>
      </w:r>
      <w:r w:rsidR="00CB589E">
        <w:t>duration and start date</w:t>
      </w:r>
      <w:r w:rsidR="00E50B30">
        <w:t>. S</w:t>
      </w:r>
      <w:r w:rsidR="00B84171">
        <w:t xml:space="preserve">ome of those factors </w:t>
      </w:r>
      <w:r w:rsidR="0099686B">
        <w:t>relate to plant growth patterns</w:t>
      </w:r>
      <w:r w:rsidR="00B84171">
        <w:t>, and some</w:t>
      </w:r>
      <w:r w:rsidR="00E50B30">
        <w:t>—</w:t>
      </w:r>
      <w:bookmarkStart w:id="212" w:name="_Hlk30321885"/>
      <w:r w:rsidR="00AB6371">
        <w:t xml:space="preserve">such as local </w:t>
      </w:r>
      <w:r w:rsidR="00E421CC">
        <w:t xml:space="preserve">plant composition, </w:t>
      </w:r>
      <w:r w:rsidR="00AB6371">
        <w:t xml:space="preserve">geographic </w:t>
      </w:r>
      <w:r w:rsidR="00E421CC">
        <w:t>location (latitud</w:t>
      </w:r>
      <w:r w:rsidR="00E50B30">
        <w:t>e</w:t>
      </w:r>
      <w:r w:rsidR="00E421CC">
        <w:t xml:space="preserve">), </w:t>
      </w:r>
      <w:r w:rsidR="00AB6371">
        <w:t>and proximity to urban areas</w:t>
      </w:r>
      <w:bookmarkEnd w:id="212"/>
      <w:r w:rsidR="00E50B30">
        <w:t>—are not directly related to climate</w:t>
      </w:r>
      <w:r w:rsidR="00B84171">
        <w:t>.</w:t>
      </w:r>
      <w:r w:rsidR="003043C8">
        <w:t xml:space="preserve"> </w:t>
      </w:r>
      <w:r w:rsidR="00920931">
        <w:t>As a result, the</w:t>
      </w:r>
      <w:r w:rsidR="008A1171">
        <w:t xml:space="preserve"> exact</w:t>
      </w:r>
      <w:r w:rsidR="00920931">
        <w:t xml:space="preserve"> </w:t>
      </w:r>
      <w:r w:rsidR="00CB589E">
        <w:t>link</w:t>
      </w:r>
      <w:r w:rsidR="00920931">
        <w:t xml:space="preserve"> between </w:t>
      </w:r>
      <w:r w:rsidR="005810F4">
        <w:t>g</w:t>
      </w:r>
      <w:r w:rsidR="00CB589E">
        <w:t xml:space="preserve">rowing </w:t>
      </w:r>
      <w:r w:rsidR="005810F4">
        <w:t>d</w:t>
      </w:r>
      <w:r w:rsidR="00CB589E">
        <w:t xml:space="preserve">egree </w:t>
      </w:r>
      <w:r w:rsidR="005810F4">
        <w:t>d</w:t>
      </w:r>
      <w:r w:rsidR="00CB589E">
        <w:t>ays</w:t>
      </w:r>
      <w:r w:rsidR="00920931">
        <w:t xml:space="preserve"> and pollen</w:t>
      </w:r>
      <w:r w:rsidR="00CB589E">
        <w:t xml:space="preserve"> season</w:t>
      </w:r>
      <w:r w:rsidR="00920931">
        <w:t xml:space="preserve"> </w:t>
      </w:r>
      <w:r w:rsidR="00CB589E">
        <w:t>timing</w:t>
      </w:r>
      <w:r w:rsidR="00920931">
        <w:t xml:space="preserve"> is not</w:t>
      </w:r>
      <w:r w:rsidR="00390751">
        <w:t xml:space="preserve"> </w:t>
      </w:r>
      <w:r w:rsidR="008A1171">
        <w:t>precise</w:t>
      </w:r>
      <w:r w:rsidR="00390751">
        <w:t xml:space="preserve"> and may vary</w:t>
      </w:r>
      <w:r w:rsidR="0099686B">
        <w:t xml:space="preserve"> over time and at different locations</w:t>
      </w:r>
      <w:r w:rsidR="00920931">
        <w:t>.</w:t>
      </w:r>
      <w:r w:rsidR="009C29A4">
        <w:t xml:space="preserve"> </w:t>
      </w:r>
      <w:bookmarkStart w:id="213" w:name="_Hlk57995005"/>
      <w:r w:rsidR="009C29A4">
        <w:t xml:space="preserve">Also, a change in total growing degree days does not necessarily change the </w:t>
      </w:r>
      <w:r w:rsidR="009C29A4" w:rsidRPr="009E0457">
        <w:t>intensity o</w:t>
      </w:r>
      <w:r w:rsidR="009C29A4">
        <w:t>f the pollen season.</w:t>
      </w:r>
      <w:bookmarkEnd w:id="213"/>
      <w:r w:rsidR="0005375D">
        <w:t xml:space="preserve"> </w:t>
      </w:r>
      <w:r w:rsidR="009C29A4">
        <w:t>Nonetheless, b</w:t>
      </w:r>
      <w:r w:rsidR="0005375D">
        <w:t>ecause allergies are a major public health concern, observed changes in growing degree days, which serve as a proxy for changes in pollen season length and start date, provide insight into ways in which climate change may affect human well-being.</w:t>
      </w:r>
    </w:p>
    <w:p w14:paraId="730EC706" w14:textId="77777777" w:rsidR="008D4D9C" w:rsidRPr="004A36A3" w:rsidRDefault="008D4D9C" w:rsidP="008D4D9C">
      <w:pPr>
        <w:pStyle w:val="Heading2"/>
      </w:pPr>
      <w:r w:rsidRPr="004A36A3">
        <w:t>Data Sources</w:t>
      </w:r>
    </w:p>
    <w:p w14:paraId="35788974" w14:textId="63B30545" w:rsidR="00D052D5" w:rsidRDefault="004A36A3" w:rsidP="00F21C72">
      <w:pPr>
        <w:pStyle w:val="BodyText"/>
        <w:rPr>
          <w:ins w:id="214" w:author="Matthew Mitchell" w:date="2024-05-20T12:08:00Z"/>
          <w:szCs w:val="18"/>
        </w:rPr>
      </w:pPr>
      <w:r w:rsidRPr="004A36A3">
        <w:t>Temperature d</w:t>
      </w:r>
      <w:r w:rsidR="008D4D9C" w:rsidRPr="004A36A3">
        <w:t xml:space="preserve">ata for this indicator </w:t>
      </w:r>
      <w:r w:rsidR="008D4D9C" w:rsidRPr="004A36A3">
        <w:rPr>
          <w:szCs w:val="18"/>
        </w:rPr>
        <w:t xml:space="preserve">come from the </w:t>
      </w:r>
      <w:r w:rsidRPr="004A36A3">
        <w:rPr>
          <w:szCs w:val="18"/>
        </w:rPr>
        <w:t xml:space="preserve">Global Historical Climatology Network, maintained by </w:t>
      </w:r>
      <w:r w:rsidR="00B93424">
        <w:rPr>
          <w:szCs w:val="18"/>
        </w:rPr>
        <w:t>the National Oceanic and Atmospheric Administration</w:t>
      </w:r>
      <w:r w:rsidRPr="004A36A3">
        <w:rPr>
          <w:szCs w:val="18"/>
        </w:rPr>
        <w:t>.</w:t>
      </w:r>
      <w:r w:rsidR="005810F4">
        <w:rPr>
          <w:szCs w:val="18"/>
        </w:rPr>
        <w:t xml:space="preserve"> </w:t>
      </w:r>
      <w:r>
        <w:rPr>
          <w:szCs w:val="18"/>
        </w:rPr>
        <w:t xml:space="preserve">The analysis draws on prior research by Zhang et al. (2015) on the relationship between </w:t>
      </w:r>
      <w:r w:rsidR="005810F4">
        <w:rPr>
          <w:szCs w:val="18"/>
        </w:rPr>
        <w:t>g</w:t>
      </w:r>
      <w:r>
        <w:rPr>
          <w:szCs w:val="18"/>
        </w:rPr>
        <w:t xml:space="preserve">rowing </w:t>
      </w:r>
      <w:r w:rsidR="005810F4">
        <w:rPr>
          <w:szCs w:val="18"/>
        </w:rPr>
        <w:t>d</w:t>
      </w:r>
      <w:r>
        <w:rPr>
          <w:szCs w:val="18"/>
        </w:rPr>
        <w:t xml:space="preserve">egree </w:t>
      </w:r>
      <w:r w:rsidR="005810F4">
        <w:rPr>
          <w:szCs w:val="18"/>
        </w:rPr>
        <w:t>d</w:t>
      </w:r>
      <w:r>
        <w:rPr>
          <w:szCs w:val="18"/>
        </w:rPr>
        <w:t>ays and pollen.</w:t>
      </w:r>
      <w:r w:rsidR="0032184A">
        <w:rPr>
          <w:szCs w:val="18"/>
        </w:rPr>
        <w:fldChar w:fldCharType="begin"/>
      </w:r>
      <w:r w:rsidR="0032184A">
        <w:rPr>
          <w:szCs w:val="18"/>
        </w:rPr>
        <w:instrText xml:space="preserve"> ADDIN ZOTERO_ITEM CSL_CITATION {"citationID":"zEngazU0","properties":{"formattedCitation":"\\super 7\\nosupersub{}","plainCitation":"7","noteIndex":0},"citationItems":[{"id":27540,"uris":["http://zotero.org/groups/5470261/items/F9NVSQES"],"itemData":{"id":27540,"type":"article-journal","container-title":"Atmospheric Environment","DOI":"10.1016/j.atmosenv.2014.12.019","ISSN":"1352-2310","journalAbbreviation":"Atmos Environ (1994)","note":"PMID: 25620875\nPMCID: PMC4302955","page":"297-306","source":"PubMed Central","title":"Predicting onset and duration of airborne allergenic pollen season in the United States","URL":"https://www.ncbi.nlm.nih.gov/pmc/articles/PMC4302955/","volume":"103","author":[{"family":"Zhang","given":"Yong"},{"family":"Bielory","given":"Leonard"},{"family":"Cai","given":"Ting"},{"family":"Mi","given":"Zhongyuan"},{"family":"Georgopoulos","given":"Panos"}],"accessed":{"date-parts":[["2024",5,1]]},"issued":{"date-parts":[["2015",2]]}}}],"schema":"https://github.com/citation-style-language/schema/raw/master/csl-citation.json"} </w:instrText>
      </w:r>
      <w:r w:rsidR="0032184A">
        <w:rPr>
          <w:szCs w:val="18"/>
        </w:rPr>
        <w:fldChar w:fldCharType="separate"/>
      </w:r>
      <w:r w:rsidR="0032184A" w:rsidRPr="0032184A">
        <w:rPr>
          <w:rFonts w:ascii="Calibri" w:hAnsi="Calibri" w:cs="Calibri"/>
          <w:vertAlign w:val="superscript"/>
        </w:rPr>
        <w:t>7</w:t>
      </w:r>
      <w:r w:rsidR="0032184A">
        <w:rPr>
          <w:szCs w:val="18"/>
        </w:rPr>
        <w:fldChar w:fldCharType="end"/>
      </w:r>
      <w:del w:id="215" w:author="Matthew Mitchell" w:date="2024-05-20T14:49:00Z">
        <w:r w:rsidR="005810F4" w:rsidDel="00D77201">
          <w:rPr>
            <w:rStyle w:val="EndnoteReference"/>
            <w:szCs w:val="18"/>
          </w:rPr>
          <w:endnoteReference w:id="14"/>
        </w:r>
      </w:del>
    </w:p>
    <w:p w14:paraId="51196552" w14:textId="5F0C3C81" w:rsidR="00B008AF" w:rsidRDefault="00B008AF">
      <w:pPr>
        <w:pStyle w:val="Heading2"/>
        <w:rPr>
          <w:ins w:id="218" w:author="Matthew Mitchell" w:date="2024-05-20T12:08:00Z"/>
        </w:rPr>
        <w:pPrChange w:id="219" w:author="Matthew Mitchell" w:date="2024-05-20T12:08:00Z">
          <w:pPr>
            <w:pStyle w:val="BodyText"/>
          </w:pPr>
        </w:pPrChange>
      </w:pPr>
      <w:commentRangeStart w:id="220"/>
      <w:ins w:id="221" w:author="Matthew Mitchell" w:date="2024-05-20T12:08:00Z">
        <w:r>
          <w:t>References</w:t>
        </w:r>
      </w:ins>
      <w:commentRangeEnd w:id="220"/>
      <w:r w:rsidR="00537543">
        <w:rPr>
          <w:rStyle w:val="CommentReference"/>
          <w:rFonts w:asciiTheme="minorHAnsi" w:eastAsia="Times New Roman" w:hAnsiTheme="minorHAnsi" w:cs="Times New Roman"/>
          <w:b w:val="0"/>
          <w:bCs w:val="0"/>
          <w:color w:val="auto"/>
        </w:rPr>
        <w:commentReference w:id="220"/>
      </w:r>
    </w:p>
    <w:commentRangeStart w:id="222"/>
    <w:p w14:paraId="5EC4AFEE" w14:textId="77777777" w:rsidR="0092555C" w:rsidRPr="0092555C" w:rsidRDefault="00E55F3E" w:rsidP="0092555C">
      <w:pPr>
        <w:pStyle w:val="Bibliography"/>
        <w:rPr>
          <w:rFonts w:ascii="Calibri" w:hAnsi="Calibri" w:cs="Calibri"/>
          <w:sz w:val="22"/>
        </w:rPr>
      </w:pPr>
      <w:r>
        <w:rPr>
          <w:szCs w:val="18"/>
        </w:rPr>
        <w:fldChar w:fldCharType="begin"/>
      </w:r>
      <w:r>
        <w:rPr>
          <w:szCs w:val="18"/>
        </w:rPr>
        <w:instrText xml:space="preserve"> ADDIN ZOTERO_BIBL {"uncited":[],"omitted":[],"custom":[]} CSL_BIBLIOGRAPHY </w:instrText>
      </w:r>
      <w:r>
        <w:rPr>
          <w:szCs w:val="18"/>
        </w:rPr>
        <w:fldChar w:fldCharType="separate"/>
      </w:r>
      <w:r w:rsidR="0092555C" w:rsidRPr="0092555C">
        <w:rPr>
          <w:rFonts w:ascii="Calibri" w:hAnsi="Calibri" w:cs="Calibri"/>
          <w:sz w:val="22"/>
        </w:rPr>
        <w:t xml:space="preserve">1. Fann, N., Brennan, T., Dolwick, P., Gamble, J. L., Ilacqua, V., Kolb, L., Nolte, C. G., Spero, T. L., &amp; Ziska, L. (2016). Chapter 3: Air quality impacts. In USGCRP (U.S. Global Change Research Program), </w:t>
      </w:r>
      <w:r w:rsidR="0092555C" w:rsidRPr="0092555C">
        <w:rPr>
          <w:rFonts w:ascii="Calibri" w:hAnsi="Calibri" w:cs="Calibri"/>
          <w:i/>
          <w:iCs/>
          <w:sz w:val="22"/>
        </w:rPr>
        <w:t>The impacts of climate change on human health in the United States: A scientific assessment</w:t>
      </w:r>
      <w:r w:rsidR="0092555C" w:rsidRPr="0092555C">
        <w:rPr>
          <w:rFonts w:ascii="Calibri" w:hAnsi="Calibri" w:cs="Calibri"/>
          <w:sz w:val="22"/>
        </w:rPr>
        <w:t xml:space="preserve"> (pp. 69–98). https://doi.org/10.7930/J0GQ6Vp6</w:t>
      </w:r>
    </w:p>
    <w:p w14:paraId="3A9E313A" w14:textId="77777777" w:rsidR="0092555C" w:rsidRPr="0092555C" w:rsidRDefault="0092555C" w:rsidP="0092555C">
      <w:pPr>
        <w:pStyle w:val="Bibliography"/>
        <w:rPr>
          <w:rFonts w:ascii="Calibri" w:hAnsi="Calibri" w:cs="Calibri"/>
          <w:sz w:val="22"/>
        </w:rPr>
      </w:pPr>
      <w:r w:rsidRPr="0092555C">
        <w:rPr>
          <w:rFonts w:ascii="Calibri" w:hAnsi="Calibri" w:cs="Calibri"/>
          <w:sz w:val="22"/>
        </w:rPr>
        <w:t xml:space="preserve">2. Ng, A. E., &amp; Boersma, P. (2023). </w:t>
      </w:r>
      <w:r w:rsidRPr="0092555C">
        <w:rPr>
          <w:rFonts w:ascii="Calibri" w:hAnsi="Calibri" w:cs="Calibri"/>
          <w:i/>
          <w:iCs/>
          <w:sz w:val="22"/>
        </w:rPr>
        <w:t>Diagnosed allergic conditions in adults: United States, 2021</w:t>
      </w:r>
      <w:r w:rsidRPr="0092555C">
        <w:rPr>
          <w:rFonts w:ascii="Calibri" w:hAnsi="Calibri" w:cs="Calibri"/>
          <w:sz w:val="22"/>
        </w:rPr>
        <w:t xml:space="preserve"> (NCHS Data Brief No. 460). CDC (U.S. Centers for Disease Control and Prevention). www.cdc.gov/nchs/products/databriefs/db460.htm</w:t>
      </w:r>
    </w:p>
    <w:p w14:paraId="61D349E5" w14:textId="77777777" w:rsidR="0092555C" w:rsidRPr="0092555C" w:rsidRDefault="0092555C" w:rsidP="0092555C">
      <w:pPr>
        <w:pStyle w:val="Bibliography"/>
        <w:rPr>
          <w:rFonts w:ascii="Calibri" w:hAnsi="Calibri" w:cs="Calibri"/>
          <w:sz w:val="22"/>
        </w:rPr>
      </w:pPr>
      <w:r w:rsidRPr="0092555C">
        <w:rPr>
          <w:rFonts w:ascii="Calibri" w:hAnsi="Calibri" w:cs="Calibri"/>
          <w:sz w:val="22"/>
        </w:rPr>
        <w:t xml:space="preserve">3. CDC (U.S. Centers for Disease Control and Prevention). (2023). </w:t>
      </w:r>
      <w:r w:rsidRPr="0092555C">
        <w:rPr>
          <w:rFonts w:ascii="Calibri" w:hAnsi="Calibri" w:cs="Calibri"/>
          <w:i/>
          <w:iCs/>
          <w:sz w:val="22"/>
        </w:rPr>
        <w:t>Most recent national asthma data</w:t>
      </w:r>
      <w:r w:rsidRPr="0092555C">
        <w:rPr>
          <w:rFonts w:ascii="Calibri" w:hAnsi="Calibri" w:cs="Calibri"/>
          <w:sz w:val="22"/>
        </w:rPr>
        <w:t>. Retrieved May 11, 2024, from www.cdc.gov/asthma/most_recent_national_asthma_data.htm</w:t>
      </w:r>
    </w:p>
    <w:p w14:paraId="01C6CF81" w14:textId="77777777" w:rsidR="0092555C" w:rsidRPr="0092555C" w:rsidRDefault="0092555C" w:rsidP="0092555C">
      <w:pPr>
        <w:pStyle w:val="Bibliography"/>
        <w:rPr>
          <w:rFonts w:ascii="Calibri" w:hAnsi="Calibri" w:cs="Calibri"/>
          <w:sz w:val="22"/>
        </w:rPr>
      </w:pPr>
      <w:r w:rsidRPr="0092555C">
        <w:rPr>
          <w:rFonts w:ascii="Calibri" w:hAnsi="Calibri" w:cs="Calibri"/>
          <w:sz w:val="22"/>
        </w:rPr>
        <w:t xml:space="preserve">4. Nurmagambetov, T., Kuwahara, R., &amp; Garbe, P. (2018). The economic burden of asthma in the United States, 2008–2013. </w:t>
      </w:r>
      <w:r w:rsidRPr="0092555C">
        <w:rPr>
          <w:rFonts w:ascii="Calibri" w:hAnsi="Calibri" w:cs="Calibri"/>
          <w:i/>
          <w:iCs/>
          <w:sz w:val="22"/>
        </w:rPr>
        <w:t>Annals of the American Thoracic Society</w:t>
      </w:r>
      <w:r w:rsidRPr="0092555C">
        <w:rPr>
          <w:rFonts w:ascii="Calibri" w:hAnsi="Calibri" w:cs="Calibri"/>
          <w:sz w:val="22"/>
        </w:rPr>
        <w:t xml:space="preserve">, </w:t>
      </w:r>
      <w:r w:rsidRPr="0092555C">
        <w:rPr>
          <w:rFonts w:ascii="Calibri" w:hAnsi="Calibri" w:cs="Calibri"/>
          <w:i/>
          <w:iCs/>
          <w:sz w:val="22"/>
        </w:rPr>
        <w:t>15</w:t>
      </w:r>
      <w:r w:rsidRPr="0092555C">
        <w:rPr>
          <w:rFonts w:ascii="Calibri" w:hAnsi="Calibri" w:cs="Calibri"/>
          <w:sz w:val="22"/>
        </w:rPr>
        <w:t>(3), 348–356. https://doi.org/10.1513/AnnalsATS.201703-259OC</w:t>
      </w:r>
    </w:p>
    <w:p w14:paraId="43133E43" w14:textId="77777777" w:rsidR="0092555C" w:rsidRPr="0092555C" w:rsidRDefault="0092555C" w:rsidP="0092555C">
      <w:pPr>
        <w:pStyle w:val="Bibliography"/>
        <w:rPr>
          <w:rFonts w:ascii="Calibri" w:hAnsi="Calibri" w:cs="Calibri"/>
          <w:sz w:val="22"/>
        </w:rPr>
      </w:pPr>
      <w:r w:rsidRPr="0092555C">
        <w:rPr>
          <w:rFonts w:ascii="Calibri" w:hAnsi="Calibri" w:cs="Calibri"/>
          <w:sz w:val="22"/>
        </w:rPr>
        <w:t xml:space="preserve">5. Meltzer, E. O., &amp; Bukstein, D. A. (2011). The economic impact of allergic rhinitis and current guidelines for treatment. </w:t>
      </w:r>
      <w:r w:rsidRPr="0092555C">
        <w:rPr>
          <w:rFonts w:ascii="Calibri" w:hAnsi="Calibri" w:cs="Calibri"/>
          <w:i/>
          <w:iCs/>
          <w:sz w:val="22"/>
        </w:rPr>
        <w:t>Annals of Allergy, Asthma &amp; Immunology</w:t>
      </w:r>
      <w:r w:rsidRPr="0092555C">
        <w:rPr>
          <w:rFonts w:ascii="Calibri" w:hAnsi="Calibri" w:cs="Calibri"/>
          <w:sz w:val="22"/>
        </w:rPr>
        <w:t xml:space="preserve">, </w:t>
      </w:r>
      <w:r w:rsidRPr="0092555C">
        <w:rPr>
          <w:rFonts w:ascii="Calibri" w:hAnsi="Calibri" w:cs="Calibri"/>
          <w:i/>
          <w:iCs/>
          <w:sz w:val="22"/>
        </w:rPr>
        <w:t>106</w:t>
      </w:r>
      <w:r w:rsidRPr="0092555C">
        <w:rPr>
          <w:rFonts w:ascii="Calibri" w:hAnsi="Calibri" w:cs="Calibri"/>
          <w:sz w:val="22"/>
        </w:rPr>
        <w:t>(2), S12–S16. https://doi.org/10.1016/j.anai.2010.10.014</w:t>
      </w:r>
    </w:p>
    <w:p w14:paraId="5448653C" w14:textId="49A45FE5" w:rsidR="0092555C" w:rsidRPr="0092555C" w:rsidDel="006B4E21" w:rsidRDefault="0092555C" w:rsidP="0092555C">
      <w:pPr>
        <w:pStyle w:val="Bibliography"/>
        <w:rPr>
          <w:del w:id="223" w:author="Sargon de Jesus" w:date="2025-02-13T13:41:00Z"/>
          <w:rFonts w:ascii="Calibri" w:hAnsi="Calibri" w:cs="Calibri"/>
          <w:sz w:val="22"/>
        </w:rPr>
      </w:pPr>
      <w:del w:id="224" w:author="Sargon de Jesus" w:date="2025-02-13T13:41:00Z">
        <w:r w:rsidRPr="0092555C" w:rsidDel="006B4E21">
          <w:rPr>
            <w:rFonts w:ascii="Calibri" w:hAnsi="Calibri" w:cs="Calibri"/>
            <w:sz w:val="22"/>
          </w:rPr>
          <w:delText xml:space="preserve">6. Burbank, A. J., Hernandez, M. L., Jefferson, A., Perry, T. T., Phipatanakul, W., Poole, J., &amp; Matsui, E. C. (2023). Environmental justice and allergic disease: A work group report of the AAAAI Environmental Exposure and Respiratory Health Committee and the Diversity, Equity and </w:delText>
        </w:r>
        <w:r w:rsidRPr="0092555C" w:rsidDel="006B4E21">
          <w:rPr>
            <w:rFonts w:ascii="Calibri" w:hAnsi="Calibri" w:cs="Calibri"/>
            <w:sz w:val="22"/>
          </w:rPr>
          <w:lastRenderedPageBreak/>
          <w:delText xml:space="preserve">Inclusion Committee. </w:delText>
        </w:r>
        <w:r w:rsidRPr="0092555C" w:rsidDel="006B4E21">
          <w:rPr>
            <w:rFonts w:ascii="Calibri" w:hAnsi="Calibri" w:cs="Calibri"/>
            <w:i/>
            <w:iCs/>
            <w:sz w:val="22"/>
          </w:rPr>
          <w:delText>Journal of Allergy and Clinical Immunology</w:delText>
        </w:r>
        <w:r w:rsidRPr="0092555C" w:rsidDel="006B4E21">
          <w:rPr>
            <w:rFonts w:ascii="Calibri" w:hAnsi="Calibri" w:cs="Calibri"/>
            <w:sz w:val="22"/>
          </w:rPr>
          <w:delText xml:space="preserve">, </w:delText>
        </w:r>
        <w:r w:rsidRPr="0092555C" w:rsidDel="006B4E21">
          <w:rPr>
            <w:rFonts w:ascii="Calibri" w:hAnsi="Calibri" w:cs="Calibri"/>
            <w:i/>
            <w:iCs/>
            <w:sz w:val="22"/>
          </w:rPr>
          <w:delText>151</w:delText>
        </w:r>
        <w:r w:rsidRPr="0092555C" w:rsidDel="006B4E21">
          <w:rPr>
            <w:rFonts w:ascii="Calibri" w:hAnsi="Calibri" w:cs="Calibri"/>
            <w:sz w:val="22"/>
          </w:rPr>
          <w:delText>(3), 656–670. https://doi.org/10.1016/j.jaci.2022.11.025</w:delText>
        </w:r>
      </w:del>
    </w:p>
    <w:p w14:paraId="786097EB" w14:textId="77777777" w:rsidR="0092555C" w:rsidRPr="0092555C" w:rsidRDefault="0092555C" w:rsidP="0092555C">
      <w:pPr>
        <w:pStyle w:val="Bibliography"/>
        <w:rPr>
          <w:rFonts w:ascii="Calibri" w:hAnsi="Calibri" w:cs="Calibri"/>
          <w:sz w:val="22"/>
        </w:rPr>
      </w:pPr>
      <w:r w:rsidRPr="0092555C">
        <w:rPr>
          <w:rFonts w:ascii="Calibri" w:hAnsi="Calibri" w:cs="Calibri"/>
          <w:sz w:val="22"/>
        </w:rPr>
        <w:t xml:space="preserve">7. Zhang, Y., Bielory, L., Cai, T., Mi, Z., &amp; Georgopoulos, P. (2015). Predicting onset and duration of airborne allergenic pollen season in the United States. </w:t>
      </w:r>
      <w:r w:rsidRPr="0092555C">
        <w:rPr>
          <w:rFonts w:ascii="Calibri" w:hAnsi="Calibri" w:cs="Calibri"/>
          <w:i/>
          <w:iCs/>
          <w:sz w:val="22"/>
        </w:rPr>
        <w:t>Atmospheric Environment</w:t>
      </w:r>
      <w:r w:rsidRPr="0092555C">
        <w:rPr>
          <w:rFonts w:ascii="Calibri" w:hAnsi="Calibri" w:cs="Calibri"/>
          <w:sz w:val="22"/>
        </w:rPr>
        <w:t xml:space="preserve">, </w:t>
      </w:r>
      <w:r w:rsidRPr="0092555C">
        <w:rPr>
          <w:rFonts w:ascii="Calibri" w:hAnsi="Calibri" w:cs="Calibri"/>
          <w:i/>
          <w:iCs/>
          <w:sz w:val="22"/>
        </w:rPr>
        <w:t>103</w:t>
      </w:r>
      <w:r w:rsidRPr="0092555C">
        <w:rPr>
          <w:rFonts w:ascii="Calibri" w:hAnsi="Calibri" w:cs="Calibri"/>
          <w:sz w:val="22"/>
        </w:rPr>
        <w:t>, 297–306. https://doi.org/10.1016/j.atmosenv.2014.12.019</w:t>
      </w:r>
    </w:p>
    <w:p w14:paraId="2CB10C81" w14:textId="77777777" w:rsidR="0092555C" w:rsidRPr="0092555C" w:rsidRDefault="0092555C" w:rsidP="0092555C">
      <w:pPr>
        <w:pStyle w:val="Bibliography"/>
        <w:rPr>
          <w:rFonts w:ascii="Calibri" w:hAnsi="Calibri" w:cs="Calibri"/>
          <w:sz w:val="22"/>
        </w:rPr>
      </w:pPr>
      <w:r w:rsidRPr="0092555C">
        <w:rPr>
          <w:rFonts w:ascii="Calibri" w:hAnsi="Calibri" w:cs="Calibri"/>
          <w:sz w:val="22"/>
        </w:rPr>
        <w:t xml:space="preserve">8. Lo, F., Bitz, C. M., Battisti, D. S., &amp; Hess, J. J. (2019). Pollen calendars and maps of allergenic pollen in North America. </w:t>
      </w:r>
      <w:r w:rsidRPr="0092555C">
        <w:rPr>
          <w:rFonts w:ascii="Calibri" w:hAnsi="Calibri" w:cs="Calibri"/>
          <w:i/>
          <w:iCs/>
          <w:sz w:val="22"/>
        </w:rPr>
        <w:t>Aerobiologia</w:t>
      </w:r>
      <w:r w:rsidRPr="0092555C">
        <w:rPr>
          <w:rFonts w:ascii="Calibri" w:hAnsi="Calibri" w:cs="Calibri"/>
          <w:sz w:val="22"/>
        </w:rPr>
        <w:t xml:space="preserve">, </w:t>
      </w:r>
      <w:r w:rsidRPr="0092555C">
        <w:rPr>
          <w:rFonts w:ascii="Calibri" w:hAnsi="Calibri" w:cs="Calibri"/>
          <w:i/>
          <w:iCs/>
          <w:sz w:val="22"/>
        </w:rPr>
        <w:t>35</w:t>
      </w:r>
      <w:r w:rsidRPr="0092555C">
        <w:rPr>
          <w:rFonts w:ascii="Calibri" w:hAnsi="Calibri" w:cs="Calibri"/>
          <w:sz w:val="22"/>
        </w:rPr>
        <w:t>(4), 613–633. https://doi.org/10.1007/s10453-019-09601-2</w:t>
      </w:r>
    </w:p>
    <w:p w14:paraId="1F398DB4" w14:textId="77777777" w:rsidR="0092555C" w:rsidRPr="0092555C" w:rsidRDefault="0092555C" w:rsidP="0092555C">
      <w:pPr>
        <w:pStyle w:val="Bibliography"/>
        <w:rPr>
          <w:rFonts w:ascii="Calibri" w:hAnsi="Calibri" w:cs="Calibri"/>
          <w:sz w:val="22"/>
        </w:rPr>
      </w:pPr>
      <w:r w:rsidRPr="0092555C">
        <w:rPr>
          <w:rFonts w:ascii="Calibri" w:hAnsi="Calibri" w:cs="Calibri"/>
          <w:sz w:val="22"/>
        </w:rPr>
        <w:t xml:space="preserve">9. NOAA (National Oceanic and Atmospheric Administration). (2024). </w:t>
      </w:r>
      <w:r w:rsidRPr="0092555C">
        <w:rPr>
          <w:rFonts w:ascii="Calibri" w:hAnsi="Calibri" w:cs="Calibri"/>
          <w:i/>
          <w:iCs/>
          <w:sz w:val="22"/>
        </w:rPr>
        <w:t>Global Historical Climatology Network daily (GHCNd)</w:t>
      </w:r>
      <w:r w:rsidRPr="0092555C">
        <w:rPr>
          <w:rFonts w:ascii="Calibri" w:hAnsi="Calibri" w:cs="Calibri"/>
          <w:sz w:val="22"/>
        </w:rPr>
        <w:t>. Retrieved April 1, 2024, from www.ncei.noaa.gov/products/land-based-station/global-historical-climatology-network-daily</w:t>
      </w:r>
    </w:p>
    <w:p w14:paraId="45999AAF" w14:textId="2CF2194E" w:rsidR="00B008AF" w:rsidRPr="00F21C72" w:rsidRDefault="00E55F3E" w:rsidP="00F21C72">
      <w:pPr>
        <w:pStyle w:val="BodyText"/>
        <w:rPr>
          <w:szCs w:val="18"/>
        </w:rPr>
      </w:pPr>
      <w:r>
        <w:rPr>
          <w:szCs w:val="18"/>
        </w:rPr>
        <w:fldChar w:fldCharType="end"/>
      </w:r>
      <w:commentRangeEnd w:id="222"/>
      <w:r w:rsidR="005F54D2">
        <w:rPr>
          <w:rStyle w:val="CommentReference"/>
          <w:bCs w:val="0"/>
        </w:rPr>
        <w:commentReference w:id="222"/>
      </w:r>
    </w:p>
    <w:sectPr w:rsidR="00B008AF" w:rsidRPr="00F21C72" w:rsidSect="00D60E31">
      <w:headerReference w:type="default" r:id="rId17"/>
      <w:footerReference w:type="default" r:id="rId18"/>
      <w:endnotePr>
        <w:numFmt w:val="decimal"/>
        <w:numRestart w:val="eachSect"/>
      </w:endnotePr>
      <w:pgSz w:w="12240" w:h="15840"/>
      <w:pgMar w:top="1440" w:right="1440" w:bottom="1440"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rica Barth-Naftilan" w:date="2024-05-03T16:40:00Z" w:initials="EBN">
    <w:p w14:paraId="4B47975C" w14:textId="77777777" w:rsidR="00C421F3" w:rsidRDefault="00C421F3" w:rsidP="00C421F3">
      <w:pPr>
        <w:pStyle w:val="CommentText"/>
      </w:pPr>
      <w:r>
        <w:rPr>
          <w:rStyle w:val="CommentReference"/>
        </w:rPr>
        <w:annotationRef/>
      </w:r>
      <w:r>
        <w:t xml:space="preserve">Links checked. Please see note about broken link on footnote 5. </w:t>
      </w:r>
    </w:p>
  </w:comment>
  <w:comment w:id="1" w:author="AnnaClaire Marley" w:date="2024-05-09T17:08:00Z" w:initials="AM">
    <w:p w14:paraId="366478F7" w14:textId="77777777" w:rsidR="00B137CA" w:rsidRDefault="00B137CA" w:rsidP="00B137CA">
      <w:pPr>
        <w:pStyle w:val="CommentText"/>
      </w:pPr>
      <w:r>
        <w:rPr>
          <w:rStyle w:val="CommentReference"/>
        </w:rPr>
        <w:annotationRef/>
      </w:r>
      <w:r>
        <w:t>QCed links</w:t>
      </w:r>
    </w:p>
  </w:comment>
  <w:comment w:id="5" w:author="Sargon de Jesus" w:date="2024-05-23T10:08:00Z" w:initials="SdJ">
    <w:p w14:paraId="630284F0" w14:textId="77777777" w:rsidR="00537543" w:rsidRDefault="00537543">
      <w:pPr>
        <w:pStyle w:val="CommentText"/>
      </w:pPr>
      <w:r>
        <w:rPr>
          <w:rStyle w:val="CommentReference"/>
        </w:rPr>
        <w:annotationRef/>
      </w:r>
      <w:r>
        <w:rPr>
          <w:highlight w:val="yellow"/>
        </w:rPr>
        <w:t xml:space="preserve">IMPORTANT </w:t>
      </w:r>
    </w:p>
    <w:p w14:paraId="72B2CFAA" w14:textId="77777777" w:rsidR="00537543" w:rsidRDefault="00537543">
      <w:pPr>
        <w:pStyle w:val="CommentText"/>
      </w:pPr>
    </w:p>
    <w:p w14:paraId="50D59CDA" w14:textId="77777777" w:rsidR="00537543" w:rsidRDefault="00537543">
      <w:pPr>
        <w:pStyle w:val="CommentText"/>
      </w:pPr>
      <w:r>
        <w:t>CDC had a broken link on asthma, which was used for a stat in the old text here. Since that stat is no longer provided on CDC's site, I'm preliminary implementing certain changes on EPA's website to address. The changes include:</w:t>
      </w:r>
    </w:p>
    <w:p w14:paraId="2DEF26D8" w14:textId="77777777" w:rsidR="00537543" w:rsidRDefault="00537543">
      <w:pPr>
        <w:pStyle w:val="CommentText"/>
      </w:pPr>
      <w:r>
        <w:t>- updating text in green highlighted box</w:t>
      </w:r>
    </w:p>
    <w:p w14:paraId="4AB20988" w14:textId="77777777" w:rsidR="00537543" w:rsidRDefault="00537543">
      <w:pPr>
        <w:pStyle w:val="CommentText"/>
      </w:pPr>
      <w:r>
        <w:t>- standardizing all references (as they are currently used) in new APA format.</w:t>
      </w:r>
    </w:p>
    <w:p w14:paraId="2B2470D0" w14:textId="77777777" w:rsidR="00537543" w:rsidRDefault="00537543">
      <w:pPr>
        <w:pStyle w:val="CommentText"/>
      </w:pPr>
    </w:p>
    <w:p w14:paraId="30089D33" w14:textId="77777777" w:rsidR="00537543" w:rsidRDefault="00537543">
      <w:pPr>
        <w:pStyle w:val="CommentText"/>
      </w:pPr>
      <w:r>
        <w:t>Updating this indicator to harmonize with the report will require the following:</w:t>
      </w:r>
    </w:p>
    <w:p w14:paraId="55838BDC" w14:textId="77777777" w:rsidR="00537543" w:rsidRDefault="00537543">
      <w:pPr>
        <w:pStyle w:val="CommentText"/>
      </w:pPr>
      <w:r>
        <w:t>- adapting all text outside of this green highlighted section (including figure titles and images)</w:t>
      </w:r>
    </w:p>
    <w:p w14:paraId="32996B10" w14:textId="77777777" w:rsidR="00537543" w:rsidRDefault="00537543">
      <w:pPr>
        <w:pStyle w:val="CommentText"/>
      </w:pPr>
      <w:r>
        <w:t>- harmonizing footnote numbering for the text that cites repeated references</w:t>
      </w:r>
    </w:p>
    <w:p w14:paraId="42AD0D1E" w14:textId="77777777" w:rsidR="00537543" w:rsidRDefault="00537543">
      <w:pPr>
        <w:pStyle w:val="CommentText"/>
      </w:pPr>
      <w:r>
        <w:t>-removing references that appear twice</w:t>
      </w:r>
    </w:p>
    <w:p w14:paraId="39829514" w14:textId="77777777" w:rsidR="00537543" w:rsidRDefault="00537543" w:rsidP="003F605E">
      <w:pPr>
        <w:pStyle w:val="CommentText"/>
      </w:pPr>
      <w:r>
        <w:t>- updating NOAA citation to reflect latest dates</w:t>
      </w:r>
    </w:p>
  </w:comment>
  <w:comment w:id="8" w:author="Chris Lamie" w:date="2024-05-11T23:03:00Z" w:initials="CL">
    <w:p w14:paraId="3542EAFA" w14:textId="549F1E94" w:rsidR="003E1511" w:rsidRDefault="00B35ACC" w:rsidP="003E1511">
      <w:pPr>
        <w:pStyle w:val="CommentText"/>
      </w:pPr>
      <w:r>
        <w:rPr>
          <w:rStyle w:val="CommentReference"/>
        </w:rPr>
        <w:annotationRef/>
      </w:r>
      <w:r w:rsidR="003E1511">
        <w:t>Look like CDC moved to a newer way of asking the question, yielding more realistic results. Prior version asked if people had been diagnosed with “hay fever” or “allergic rhinitis,” which are not terms that everybody uses.</w:t>
      </w:r>
    </w:p>
  </w:comment>
  <w:comment w:id="41" w:author="Chris Lamie" w:date="2024-05-11T23:09:00Z" w:initials="CL">
    <w:p w14:paraId="32C26691" w14:textId="77777777" w:rsidR="00613A42" w:rsidRDefault="00613A42" w:rsidP="00613A42">
      <w:pPr>
        <w:pStyle w:val="CommentText"/>
      </w:pPr>
      <w:r>
        <w:rPr>
          <w:rStyle w:val="CommentReference"/>
        </w:rPr>
        <w:annotationRef/>
      </w:r>
      <w:r>
        <w:t>CDC has switched to a new method for estimating this number.</w:t>
      </w:r>
    </w:p>
  </w:comment>
  <w:comment w:id="42" w:author="Gentile, Lauren" w:date="2024-05-16T09:28:00Z" w:initials="GL">
    <w:p w14:paraId="1087CD28" w14:textId="77777777" w:rsidR="00E57FF5" w:rsidRDefault="00E57FF5" w:rsidP="00CE306E">
      <w:pPr>
        <w:pStyle w:val="CommentText"/>
      </w:pPr>
      <w:r>
        <w:rPr>
          <w:rStyle w:val="CommentReference"/>
        </w:rPr>
        <w:annotationRef/>
      </w:r>
      <w:r>
        <w:t>Okay</w:t>
      </w:r>
    </w:p>
  </w:comment>
  <w:comment w:id="74" w:author="Chris Lamie" w:date="2024-05-11T23:18:00Z" w:initials="CL">
    <w:p w14:paraId="3C69751C" w14:textId="137BED66" w:rsidR="001076F1" w:rsidRDefault="001076F1" w:rsidP="001076F1">
      <w:pPr>
        <w:pStyle w:val="CommentText"/>
      </w:pPr>
      <w:r>
        <w:rPr>
          <w:rStyle w:val="CommentReference"/>
        </w:rPr>
        <w:annotationRef/>
      </w:r>
      <w:r>
        <w:t>This is a newer study than what was cited before. There’s an even newer study for 2011-2015, but it’s only for adult workers, so I chose to keep the more comprehensive option here.</w:t>
      </w:r>
    </w:p>
  </w:comment>
  <w:comment w:id="75" w:author="Gentile, Lauren" w:date="2024-05-16T09:28:00Z" w:initials="GL">
    <w:p w14:paraId="3AC8545C" w14:textId="77777777" w:rsidR="00E57FF5" w:rsidRDefault="00E57FF5" w:rsidP="00E4377F">
      <w:pPr>
        <w:pStyle w:val="CommentText"/>
      </w:pPr>
      <w:r>
        <w:rPr>
          <w:rStyle w:val="CommentReference"/>
        </w:rPr>
        <w:annotationRef/>
      </w:r>
      <w:r>
        <w:t>Sounds good</w:t>
      </w:r>
    </w:p>
  </w:comment>
  <w:comment w:id="106" w:author="Chris Lamie" w:date="2024-05-11T23:32:00Z" w:initials="CL">
    <w:p w14:paraId="4F0CA00B" w14:textId="73979032" w:rsidR="00B30238" w:rsidRDefault="00B30238" w:rsidP="00B30238">
      <w:pPr>
        <w:pStyle w:val="CommentText"/>
      </w:pPr>
      <w:r>
        <w:rPr>
          <w:rStyle w:val="CommentReference"/>
        </w:rPr>
        <w:annotationRef/>
      </w:r>
      <w:r>
        <w:t>Newer study, different method and scope. Looks like it may be more comprehensive than prior study.</w:t>
      </w:r>
    </w:p>
  </w:comment>
  <w:comment w:id="107" w:author="Gentile, Lauren" w:date="2024-05-16T09:28:00Z" w:initials="GL">
    <w:p w14:paraId="09B4D18F" w14:textId="77777777" w:rsidR="00CD22B0" w:rsidRDefault="00CD22B0" w:rsidP="001175BE">
      <w:pPr>
        <w:pStyle w:val="CommentText"/>
      </w:pPr>
      <w:r>
        <w:rPr>
          <w:rStyle w:val="CommentReference"/>
        </w:rPr>
        <w:annotationRef/>
      </w:r>
      <w:r>
        <w:t>Great</w:t>
      </w:r>
    </w:p>
  </w:comment>
  <w:comment w:id="126" w:author="Chris Lamie" w:date="2024-05-11T23:35:00Z" w:initials="CL">
    <w:p w14:paraId="76D3583E" w14:textId="564E71DC" w:rsidR="00335116" w:rsidRDefault="00335116" w:rsidP="00335116">
      <w:pPr>
        <w:pStyle w:val="CommentText"/>
      </w:pPr>
      <w:r>
        <w:rPr>
          <w:rStyle w:val="CommentReference"/>
        </w:rPr>
        <w:annotationRef/>
      </w:r>
      <w:r>
        <w:t>Note to ERG team: Please format this reference.</w:t>
      </w:r>
    </w:p>
  </w:comment>
  <w:comment w:id="178" w:author="Chris Lamie" w:date="2024-05-11T23:38:00Z" w:initials="CL">
    <w:p w14:paraId="58589E01" w14:textId="77777777" w:rsidR="00161CB6" w:rsidRDefault="00161CB6" w:rsidP="00161CB6">
      <w:pPr>
        <w:pStyle w:val="CommentText"/>
      </w:pPr>
      <w:r>
        <w:rPr>
          <w:rStyle w:val="CommentReference"/>
        </w:rPr>
        <w:annotationRef/>
      </w:r>
      <w:r>
        <w:t>As usual, this is a rough GIS mockup of the updated map. Final version will be desktop published.</w:t>
      </w:r>
    </w:p>
  </w:comment>
  <w:comment w:id="220" w:author="Sargon de Jesus" w:date="2024-05-23T10:08:00Z" w:initials="SdJ">
    <w:p w14:paraId="3D1DADA1" w14:textId="77777777" w:rsidR="00537543" w:rsidRDefault="00537543" w:rsidP="003F252A">
      <w:pPr>
        <w:pStyle w:val="CommentText"/>
      </w:pPr>
      <w:r>
        <w:rPr>
          <w:rStyle w:val="CommentReference"/>
        </w:rPr>
        <w:annotationRef/>
      </w:r>
      <w:r>
        <w:t>Please see Sargon's comment in Background for guidance on implementing web changes to the References section.</w:t>
      </w:r>
    </w:p>
  </w:comment>
  <w:comment w:id="222" w:author="Sargon de Jesus" w:date="2025-02-13T13:48:00Z" w:initials="SdJ">
    <w:p w14:paraId="15C49262" w14:textId="77777777" w:rsidR="00C41910" w:rsidRDefault="005F54D2" w:rsidP="00C41910">
      <w:pPr>
        <w:pStyle w:val="CommentText"/>
      </w:pPr>
      <w:r>
        <w:rPr>
          <w:rStyle w:val="CommentReference"/>
        </w:rPr>
        <w:annotationRef/>
      </w:r>
      <w:r w:rsidR="00C41910">
        <w:t>N.B., Reference #6 was removed, along with the sentence in the Background section that it supported. References beyond #6 were renumbered accordingly.</w:t>
      </w:r>
    </w:p>
    <w:p w14:paraId="31307818" w14:textId="77777777" w:rsidR="00C41910" w:rsidRDefault="00C41910" w:rsidP="00C41910">
      <w:pPr>
        <w:pStyle w:val="CommentText"/>
      </w:pPr>
    </w:p>
    <w:p w14:paraId="539AE60A" w14:textId="77777777" w:rsidR="00C41910" w:rsidRDefault="00C41910" w:rsidP="00C41910">
      <w:pPr>
        <w:pStyle w:val="CommentText"/>
      </w:pPr>
      <w:r>
        <w:t>Please carry over change into the Bibliography software (Endnote?)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47975C" w15:done="0"/>
  <w15:commentEx w15:paraId="366478F7" w15:paraIdParent="4B47975C" w15:done="0"/>
  <w15:commentEx w15:paraId="39829514" w15:done="0"/>
  <w15:commentEx w15:paraId="3542EAFA" w15:done="0"/>
  <w15:commentEx w15:paraId="32C26691" w15:done="0"/>
  <w15:commentEx w15:paraId="1087CD28" w15:paraIdParent="32C26691" w15:done="0"/>
  <w15:commentEx w15:paraId="3C69751C" w15:done="0"/>
  <w15:commentEx w15:paraId="3AC8545C" w15:paraIdParent="3C69751C" w15:done="0"/>
  <w15:commentEx w15:paraId="4F0CA00B" w15:done="0"/>
  <w15:commentEx w15:paraId="09B4D18F" w15:paraIdParent="4F0CA00B" w15:done="0"/>
  <w15:commentEx w15:paraId="76D3583E" w15:done="0"/>
  <w15:commentEx w15:paraId="58589E01" w15:done="0"/>
  <w15:commentEx w15:paraId="3D1DADA1" w15:done="0"/>
  <w15:commentEx w15:paraId="539AE6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p14">
  <w16cex:commentExtensible w16cex:durableId="4D9D7513" w16cex:dateUtc="2024-05-03T20:40:00Z"/>
  <w16cex:commentExtensible w16cex:durableId="58D4FD17" w16cex:dateUtc="2024-05-10T00:08:00Z"/>
  <w16cex:commentExtensible w16cex:durableId="29F99410" w16cex:dateUtc="2024-05-23T14:08:00Z"/>
  <w16cex:commentExtensible w16cex:durableId="21B9EEE4" w16cex:dateUtc="2024-05-12T03:03:00Z"/>
  <w16cex:commentExtensible w16cex:durableId="12754F5C" w16cex:dateUtc="2024-05-12T03:09:00Z"/>
  <w16cex:commentExtensible w16cex:durableId="29F0502D" w16cex:dateUtc="2024-05-16T13:28:00Z"/>
  <w16cex:commentExtensible w16cex:durableId="72C18C92" w16cex:dateUtc="2024-05-12T03:18:00Z"/>
  <w16cex:commentExtensible w16cex:durableId="29F05029" w16cex:dateUtc="2024-05-16T13:28:00Z"/>
  <w16cex:commentExtensible w16cex:durableId="2AB23063" w16cex:dateUtc="2024-05-12T03:32:00Z"/>
  <w16cex:commentExtensible w16cex:durableId="29F0504F" w16cex:dateUtc="2024-05-16T13:28:00Z"/>
  <w16cex:commentExtensible w16cex:durableId="0BE7A3FB" w16cex:dateUtc="2024-05-12T03:35:00Z"/>
  <w16cex:commentExtensible w16cex:durableId="4E673623" w16cex:dateUtc="2024-05-12T03:38:00Z"/>
  <w16cex:commentExtensible w16cex:durableId="29F99431" w16cex:dateUtc="2024-05-23T14:08:00Z"/>
  <w16cex:commentExtensible w16cex:durableId="0EB83B0D" w16cex:dateUtc="2025-02-13T18: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47975C" w16cid:durableId="4D9D7513"/>
  <w16cid:commentId w16cid:paraId="366478F7" w16cid:durableId="58D4FD17"/>
  <w16cid:commentId w16cid:paraId="39829514" w16cid:durableId="29F99410"/>
  <w16cid:commentId w16cid:paraId="3542EAFA" w16cid:durableId="21B9EEE4"/>
  <w16cid:commentId w16cid:paraId="32C26691" w16cid:durableId="12754F5C"/>
  <w16cid:commentId w16cid:paraId="1087CD28" w16cid:durableId="29F0502D"/>
  <w16cid:commentId w16cid:paraId="3C69751C" w16cid:durableId="72C18C92"/>
  <w16cid:commentId w16cid:paraId="3AC8545C" w16cid:durableId="29F05029"/>
  <w16cid:commentId w16cid:paraId="4F0CA00B" w16cid:durableId="2AB23063"/>
  <w16cid:commentId w16cid:paraId="09B4D18F" w16cid:durableId="29F0504F"/>
  <w16cid:commentId w16cid:paraId="76D3583E" w16cid:durableId="0BE7A3FB"/>
  <w16cid:commentId w16cid:paraId="58589E01" w16cid:durableId="4E673623"/>
  <w16cid:commentId w16cid:paraId="3D1DADA1" w16cid:durableId="29F99431"/>
  <w16cid:commentId w16cid:paraId="539AE60A" w16cid:durableId="0EB83B0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D0D1E8" w14:textId="77777777" w:rsidR="00421524" w:rsidRDefault="00421524" w:rsidP="008D4D9C">
      <w:r>
        <w:separator/>
      </w:r>
    </w:p>
  </w:endnote>
  <w:endnote w:type="continuationSeparator" w:id="0">
    <w:p w14:paraId="63AD29F7" w14:textId="77777777" w:rsidR="00421524" w:rsidRDefault="00421524" w:rsidP="008D4D9C">
      <w:r>
        <w:continuationSeparator/>
      </w:r>
    </w:p>
  </w:endnote>
  <w:endnote w:type="continuationNotice" w:id="1">
    <w:p w14:paraId="1450CC53" w14:textId="77777777" w:rsidR="00421524" w:rsidRDefault="00421524"/>
  </w:endnote>
  <w:endnote w:id="2">
    <w:p w14:paraId="092725B3" w14:textId="01FB2B49" w:rsidR="005810F4" w:rsidDel="00700CDD" w:rsidRDefault="005810F4" w:rsidP="00AC3DA9">
      <w:pPr>
        <w:pStyle w:val="EndnoteText"/>
        <w:rPr>
          <w:del w:id="3" w:author="Matthew Mitchell" w:date="2024-05-20T12:09:00Z"/>
        </w:rPr>
      </w:pPr>
      <w:del w:id="4" w:author="Matthew Mitchell" w:date="2024-05-20T12:09:00Z">
        <w:r w:rsidDel="00700CDD">
          <w:rPr>
            <w:rStyle w:val="EndnoteReference"/>
          </w:rPr>
          <w:endnoteRef/>
        </w:r>
        <w:r w:rsidDel="00700CDD">
          <w:delText xml:space="preserve"> </w:delText>
        </w:r>
        <w:r w:rsidR="00F21C72" w:rsidDel="00700CDD">
          <w:tab/>
        </w:r>
        <w:r w:rsidR="00AC3DA9" w:rsidDel="00700CDD">
          <w:delText>Fann, N., T. Brennan, P. Dolwick, J.L. Gamble, V. Ilacqua, L. Kolb, C.G. Nolte, T.L. Spero, and L. Ziska. 2016. Chapter 3: Air quality impacts.</w:delText>
        </w:r>
        <w:r w:rsidR="00AC3DA9" w:rsidRPr="00BB1EF3" w:rsidDel="00700CDD">
          <w:delText> </w:delText>
        </w:r>
        <w:r w:rsidR="002A2033" w:rsidDel="00700CDD">
          <w:delText xml:space="preserve">In: </w:delText>
        </w:r>
        <w:r w:rsidR="00AC3DA9" w:rsidDel="00700CDD">
          <w:delText>The impacts of climate change on human h</w:delText>
        </w:r>
        <w:r w:rsidR="00AC3DA9" w:rsidRPr="00055A5F" w:rsidDel="00700CDD">
          <w:delText xml:space="preserve">ealth in </w:delText>
        </w:r>
        <w:r w:rsidR="00AC3DA9" w:rsidDel="00700CDD">
          <w:delText>the United States: A scientific a</w:delText>
        </w:r>
        <w:r w:rsidR="00AC3DA9" w:rsidRPr="00055A5F" w:rsidDel="00700CDD">
          <w:delText>ssessment</w:delText>
        </w:r>
        <w:r w:rsidR="00AC3DA9" w:rsidDel="00700CDD">
          <w:delText>. U.S. Global Change Research Program</w:delText>
        </w:r>
        <w:r w:rsidR="00AC3DA9" w:rsidRPr="00227B9D" w:rsidDel="00700CDD">
          <w:delText xml:space="preserve">. </w:delText>
        </w:r>
        <w:r w:rsidR="00AE352C" w:rsidDel="00700CDD">
          <w:fldChar w:fldCharType="begin"/>
        </w:r>
        <w:r w:rsidR="00AE352C" w:rsidDel="00700CDD">
          <w:delInstrText>HYPERLINK "https://health2016.globalchange.gov/"</w:delInstrText>
        </w:r>
        <w:r w:rsidR="00AE352C" w:rsidDel="00700CDD">
          <w:fldChar w:fldCharType="separate"/>
        </w:r>
        <w:r w:rsidR="00AC3DA9" w:rsidDel="00700CDD">
          <w:rPr>
            <w:rStyle w:val="Hyperlink"/>
          </w:rPr>
          <w:delText>https://health2016.globalchange.gov</w:delText>
        </w:r>
        <w:r w:rsidR="00AE352C" w:rsidDel="00700CDD">
          <w:rPr>
            <w:rStyle w:val="Hyperlink"/>
          </w:rPr>
          <w:fldChar w:fldCharType="end"/>
        </w:r>
        <w:r w:rsidR="00AC3DA9" w:rsidDel="00700CDD">
          <w:delText>.</w:delText>
        </w:r>
      </w:del>
    </w:p>
  </w:endnote>
  <w:endnote w:id="3">
    <w:p w14:paraId="6A7EDCD5" w14:textId="4A9CC57F" w:rsidR="005810F4" w:rsidDel="00E55F3E" w:rsidRDefault="005810F4" w:rsidP="00A44FE2">
      <w:pPr>
        <w:pStyle w:val="EndnoteText"/>
        <w:rPr>
          <w:del w:id="14" w:author="Matthew Mitchell" w:date="2024-05-20T14:38:00Z"/>
        </w:rPr>
      </w:pPr>
      <w:del w:id="15" w:author="Matthew Mitchell" w:date="2024-05-20T14:38:00Z">
        <w:r w:rsidDel="00E55F3E">
          <w:rPr>
            <w:rStyle w:val="EndnoteReference"/>
          </w:rPr>
          <w:endnoteRef/>
        </w:r>
        <w:r w:rsidDel="00E55F3E">
          <w:delText xml:space="preserve"> </w:delText>
        </w:r>
        <w:r w:rsidR="00F21C72" w:rsidDel="00E55F3E">
          <w:tab/>
        </w:r>
        <w:r w:rsidR="00E64844" w:rsidDel="00E55F3E">
          <w:delText>CDC (Centers for Disease Control and Prevention). 2018</w:delText>
        </w:r>
      </w:del>
      <w:ins w:id="16" w:author="Chris Lamie" w:date="2024-05-11T23:02:00Z">
        <w:del w:id="17" w:author="Matthew Mitchell" w:date="2024-05-20T14:38:00Z">
          <w:r w:rsidR="00A31078" w:rsidDel="00E55F3E">
            <w:delText>2023</w:delText>
          </w:r>
        </w:del>
      </w:ins>
      <w:del w:id="18" w:author="Matthew Mitchell" w:date="2024-05-20T14:38:00Z">
        <w:r w:rsidR="00E64844" w:rsidDel="00E55F3E">
          <w:delText xml:space="preserve">. </w:delText>
        </w:r>
      </w:del>
      <w:ins w:id="19" w:author="Chris Lamie" w:date="2024-05-11T23:02:00Z">
        <w:del w:id="20" w:author="Matthew Mitchell" w:date="2024-05-20T14:38:00Z">
          <w:r w:rsidR="00E450C0" w:rsidRPr="00E450C0" w:rsidDel="00E55F3E">
            <w:delText xml:space="preserve">Diagnosed </w:delText>
          </w:r>
          <w:r w:rsidR="00E450C0" w:rsidDel="00E55F3E">
            <w:delText>a</w:delText>
          </w:r>
          <w:r w:rsidR="00E450C0" w:rsidRPr="00E450C0" w:rsidDel="00E55F3E">
            <w:delText xml:space="preserve">llergic </w:delText>
          </w:r>
          <w:r w:rsidR="00E450C0" w:rsidDel="00E55F3E">
            <w:delText>c</w:delText>
          </w:r>
          <w:r w:rsidR="00E450C0" w:rsidRPr="00E450C0" w:rsidDel="00E55F3E">
            <w:delText xml:space="preserve">onditions in </w:delText>
          </w:r>
          <w:r w:rsidR="00E450C0" w:rsidDel="00E55F3E">
            <w:delText>a</w:delText>
          </w:r>
          <w:r w:rsidR="00E450C0" w:rsidRPr="00E450C0" w:rsidDel="00E55F3E">
            <w:delText>dults: United States, 2021</w:delText>
          </w:r>
        </w:del>
      </w:ins>
      <w:ins w:id="21" w:author="Chris Lamie" w:date="2024-05-11T23:03:00Z">
        <w:del w:id="22" w:author="Matthew Mitchell" w:date="2024-05-20T14:38:00Z">
          <w:r w:rsidR="00E450C0" w:rsidDel="00E55F3E">
            <w:delText xml:space="preserve">. </w:delText>
          </w:r>
        </w:del>
      </w:ins>
      <w:del w:id="23" w:author="Matthew Mitchell" w:date="2024-05-20T14:38:00Z">
        <w:r w:rsidDel="00E55F3E">
          <w:delText>National Health Interview Survey (NHIS)</w:delText>
        </w:r>
        <w:r w:rsidR="00E64844" w:rsidDel="00E55F3E">
          <w:delText>.</w:delText>
        </w:r>
        <w:r w:rsidDel="00E55F3E">
          <w:delText xml:space="preserve"> Table A-2a. Age-adjusted percentages (with standard errors) of selected respiratory diseases among adults aged 18 and over, by selected characteristics: United States: 2017.</w:delText>
        </w:r>
      </w:del>
      <w:ins w:id="24" w:author="Chris Lamie" w:date="2024-05-11T23:03:00Z">
        <w:del w:id="25" w:author="Matthew Mitchell" w:date="2024-05-20T14:38:00Z">
          <w:r w:rsidR="00B35ACC" w:rsidDel="00E55F3E">
            <w:delText>NCHS Data Brief no. 460.</w:delText>
          </w:r>
        </w:del>
      </w:ins>
      <w:del w:id="26" w:author="Matthew Mitchell" w:date="2024-05-20T14:38:00Z">
        <w:r w:rsidDel="00E55F3E">
          <w:delText xml:space="preserve"> </w:delText>
        </w:r>
      </w:del>
      <w:ins w:id="27" w:author="Chris Lamie" w:date="2024-05-11T23:01:00Z">
        <w:del w:id="28" w:author="Matthew Mitchell" w:date="2024-05-20T14:38:00Z">
          <w:r w:rsidR="00A31078" w:rsidDel="00E55F3E">
            <w:fldChar w:fldCharType="begin"/>
          </w:r>
        </w:del>
      </w:ins>
      <w:ins w:id="29" w:author="Chris Lamie" w:date="2024-05-11T23:02:00Z">
        <w:del w:id="30" w:author="Matthew Mitchell" w:date="2024-05-20T14:38:00Z">
          <w:r w:rsidR="00E450C0" w:rsidDel="00E55F3E">
            <w:delInstrText>HYPERLINK "https://www.cdc.gov/nchs/products/databriefs/db460.htm"</w:delInstrText>
          </w:r>
        </w:del>
      </w:ins>
      <w:ins w:id="31" w:author="Chris Lamie" w:date="2024-05-11T23:01:00Z">
        <w:del w:id="32" w:author="Matthew Mitchell" w:date="2024-05-20T14:38:00Z">
          <w:r w:rsidR="00A31078" w:rsidDel="00E55F3E">
            <w:fldChar w:fldCharType="separate"/>
          </w:r>
        </w:del>
      </w:ins>
      <w:ins w:id="33" w:author="Chris Lamie" w:date="2024-05-11T23:02:00Z">
        <w:del w:id="34" w:author="Matthew Mitchell" w:date="2024-05-20T14:38:00Z">
          <w:r w:rsidR="00E450C0" w:rsidDel="00E55F3E">
            <w:rPr>
              <w:rStyle w:val="Hyperlink"/>
            </w:rPr>
            <w:delText>www.cdc.gov/nchs/products/databriefs/db460.htm</w:delText>
          </w:r>
        </w:del>
      </w:ins>
      <w:ins w:id="35" w:author="Chris Lamie" w:date="2024-05-11T23:01:00Z">
        <w:del w:id="36" w:author="Matthew Mitchell" w:date="2024-05-20T14:38:00Z">
          <w:r w:rsidR="00A31078" w:rsidDel="00E55F3E">
            <w:fldChar w:fldCharType="end"/>
          </w:r>
        </w:del>
      </w:ins>
      <w:del w:id="37" w:author="Matthew Mitchell" w:date="2024-05-20T14:38:00Z">
        <w:r w:rsidR="00196EF2" w:rsidDel="00E55F3E">
          <w:fldChar w:fldCharType="begin"/>
        </w:r>
        <w:r w:rsidR="00196EF2" w:rsidDel="00E55F3E">
          <w:delInstrText>HYPERLINK "https://ftp.cdc.gov/pub/Health_Statistics/NCHS/NHIS/SHS/2017_SHS_Table_A-2.pdf"</w:delInstrText>
        </w:r>
        <w:r w:rsidR="00196EF2" w:rsidDel="00E55F3E">
          <w:fldChar w:fldCharType="separate"/>
        </w:r>
        <w:r w:rsidRPr="00261F5E" w:rsidDel="00E55F3E">
          <w:rPr>
            <w:rStyle w:val="Hyperlink"/>
          </w:rPr>
          <w:delText>https://ftp.cdc.gov/pub/Health_Statistics/NCHS/NHIS/SHS/2017_SHS_Table_A-2.pdf</w:delText>
        </w:r>
        <w:r w:rsidR="00196EF2" w:rsidDel="00E55F3E">
          <w:rPr>
            <w:rStyle w:val="Hyperlink"/>
          </w:rPr>
          <w:fldChar w:fldCharType="end"/>
        </w:r>
        <w:r w:rsidR="00E64844" w:rsidDel="00E55F3E">
          <w:delText>.</w:delText>
        </w:r>
      </w:del>
    </w:p>
  </w:endnote>
  <w:endnote w:id="4">
    <w:p w14:paraId="10204AFA" w14:textId="32955BF2" w:rsidR="005810F4" w:rsidDel="000A79C3" w:rsidRDefault="005810F4">
      <w:pPr>
        <w:pStyle w:val="EndnoteText"/>
        <w:rPr>
          <w:del w:id="46" w:author="Chris Lamie" w:date="2024-05-11T23:06:00Z"/>
        </w:rPr>
      </w:pPr>
      <w:del w:id="47" w:author="Chris Lamie" w:date="2024-05-11T23:06:00Z">
        <w:r w:rsidDel="000A79C3">
          <w:rPr>
            <w:rStyle w:val="EndnoteReference"/>
          </w:rPr>
          <w:endnoteRef/>
        </w:r>
        <w:r w:rsidDel="000A79C3">
          <w:delText xml:space="preserve"> </w:delText>
        </w:r>
        <w:r w:rsidR="00F21C72" w:rsidDel="000A79C3">
          <w:tab/>
        </w:r>
        <w:r w:rsidR="00E64844" w:rsidDel="000A79C3">
          <w:delText xml:space="preserve">CDC (Centers for Disease Control and Prevention). 2018. National Health Interview Survey (NHIS). Table A-2a. Age-adjusted percentages (with standard errors) of selected respiratory diseases among adults aged 18 and over, by selected characteristics: United States: 2017. </w:delText>
        </w:r>
        <w:r w:rsidR="00196EF2" w:rsidDel="000A79C3">
          <w:fldChar w:fldCharType="begin"/>
        </w:r>
        <w:r w:rsidR="00196EF2" w:rsidDel="000A79C3">
          <w:delInstrText>HYPERLINK "https://ftp.cdc.gov/pub/Health_Statistics/NCHS/NHIS/SHS/2017_SHS_Table_A-2.pdf"</w:delInstrText>
        </w:r>
        <w:r w:rsidR="00196EF2" w:rsidDel="000A79C3">
          <w:fldChar w:fldCharType="separate"/>
        </w:r>
        <w:r w:rsidR="00E64844" w:rsidRPr="00261F5E" w:rsidDel="000A79C3">
          <w:rPr>
            <w:rStyle w:val="Hyperlink"/>
          </w:rPr>
          <w:delText>https://ftp.cdc.gov/pub/Health_Statistics/NCHS/NHIS/SHS/2017_SHS_Table_A-2.pdf</w:delText>
        </w:r>
        <w:r w:rsidR="00196EF2" w:rsidDel="000A79C3">
          <w:rPr>
            <w:rStyle w:val="Hyperlink"/>
          </w:rPr>
          <w:fldChar w:fldCharType="end"/>
        </w:r>
        <w:r w:rsidR="00E64844" w:rsidDel="000A79C3">
          <w:delText>.</w:delText>
        </w:r>
      </w:del>
    </w:p>
  </w:endnote>
  <w:endnote w:id="5">
    <w:p w14:paraId="6B284E3B" w14:textId="77777777" w:rsidR="00AA4C97" w:rsidDel="00BC06AD" w:rsidRDefault="00AA4C97" w:rsidP="00AA4C97">
      <w:pPr>
        <w:pStyle w:val="EndnoteText"/>
        <w:rPr>
          <w:ins w:id="50" w:author="Chris Lamie" w:date="2024-05-11T23:08:00Z"/>
          <w:del w:id="51" w:author="Matthew Mitchell" w:date="2024-05-20T14:42:00Z"/>
        </w:rPr>
      </w:pPr>
      <w:ins w:id="52" w:author="Chris Lamie" w:date="2024-05-11T23:08:00Z">
        <w:del w:id="53" w:author="Matthew Mitchell" w:date="2024-05-20T14:42:00Z">
          <w:r w:rsidDel="00BC06AD">
            <w:rPr>
              <w:rStyle w:val="EndnoteReference"/>
            </w:rPr>
            <w:endnoteRef/>
          </w:r>
          <w:r w:rsidDel="00BC06AD">
            <w:delText xml:space="preserve"> </w:delText>
          </w:r>
          <w:r w:rsidDel="00BC06AD">
            <w:tab/>
            <w:delText xml:space="preserve">CDC (Centers for Disease Control and Prevention). 2023. Most recent national asthma data. Updated May 10, 2023. </w:delText>
          </w:r>
          <w:r w:rsidDel="00BC06AD">
            <w:fldChar w:fldCharType="begin"/>
          </w:r>
          <w:r w:rsidDel="00BC06AD">
            <w:delInstrText>HYPERLINK "https://www.cdc.gov/asthma/most_recent_national_asthma_data.htm"</w:delInstrText>
          </w:r>
          <w:r w:rsidDel="00BC06AD">
            <w:fldChar w:fldCharType="separate"/>
          </w:r>
          <w:r w:rsidDel="00BC06AD">
            <w:rPr>
              <w:rStyle w:val="Hyperlink"/>
            </w:rPr>
            <w:delText>www.cdc.gov/asthma/most_recent_national_asthma_data.htm</w:delText>
          </w:r>
          <w:r w:rsidDel="00BC06AD">
            <w:fldChar w:fldCharType="end"/>
          </w:r>
          <w:r w:rsidDel="00BC06AD">
            <w:delText>.</w:delText>
          </w:r>
        </w:del>
      </w:ins>
    </w:p>
  </w:endnote>
  <w:endnote w:id="6">
    <w:p w14:paraId="5934DC8A" w14:textId="67A699C7" w:rsidR="005810F4" w:rsidDel="00AA4C97" w:rsidRDefault="005810F4">
      <w:pPr>
        <w:pStyle w:val="EndnoteText"/>
        <w:rPr>
          <w:del w:id="55" w:author="Chris Lamie" w:date="2024-05-11T23:08:00Z"/>
        </w:rPr>
      </w:pPr>
      <w:del w:id="56" w:author="Chris Lamie" w:date="2024-05-11T23:08:00Z">
        <w:r w:rsidDel="00AA4C97">
          <w:rPr>
            <w:rStyle w:val="EndnoteReference"/>
          </w:rPr>
          <w:endnoteRef/>
        </w:r>
        <w:r w:rsidDel="00AA4C97">
          <w:delText xml:space="preserve"> </w:delText>
        </w:r>
        <w:r w:rsidR="00F21C72" w:rsidDel="00AA4C97">
          <w:tab/>
        </w:r>
        <w:r w:rsidDel="00AA4C97">
          <w:delText xml:space="preserve">Asthma and Allergy Foundation of America. 2019. Asthma </w:delText>
        </w:r>
        <w:r w:rsidR="00F21C72" w:rsidDel="00AA4C97">
          <w:delText>c</w:delText>
        </w:r>
        <w:r w:rsidDel="00AA4C97">
          <w:delText xml:space="preserve">apitals 2019: The </w:delText>
        </w:r>
        <w:r w:rsidR="00F21C72" w:rsidDel="00AA4C97">
          <w:delText>m</w:delText>
        </w:r>
        <w:r w:rsidDel="00AA4C97">
          <w:delText xml:space="preserve">ost </w:delText>
        </w:r>
        <w:r w:rsidR="00F21C72" w:rsidDel="00AA4C97">
          <w:delText>c</w:delText>
        </w:r>
        <w:r w:rsidDel="00AA4C97">
          <w:delText xml:space="preserve">hallenging </w:delText>
        </w:r>
        <w:r w:rsidR="00F21C72" w:rsidDel="00AA4C97">
          <w:delText>p</w:delText>
        </w:r>
        <w:r w:rsidDel="00AA4C97">
          <w:delText xml:space="preserve">laces to </w:delText>
        </w:r>
        <w:r w:rsidR="00F21C72" w:rsidDel="00AA4C97">
          <w:delText>l</w:delText>
        </w:r>
        <w:r w:rsidDel="00AA4C97">
          <w:delText xml:space="preserve">ive with </w:delText>
        </w:r>
        <w:r w:rsidR="00F21C72" w:rsidDel="00AA4C97">
          <w:delText>a</w:delText>
        </w:r>
        <w:r w:rsidDel="00AA4C97">
          <w:delText xml:space="preserve">sthma. </w:delText>
        </w:r>
        <w:r w:rsidR="00196EF2" w:rsidDel="00AA4C97">
          <w:fldChar w:fldCharType="begin"/>
        </w:r>
        <w:r w:rsidR="00196EF2" w:rsidDel="00AA4C97">
          <w:delInstrText>HYPERLINK "https://www.aafa.org/media/2426/aafa-2019-asthma-capitals-report.pdf"</w:delInstrText>
        </w:r>
        <w:r w:rsidR="00196EF2" w:rsidDel="00AA4C97">
          <w:fldChar w:fldCharType="separate"/>
        </w:r>
        <w:r w:rsidR="00F21C72" w:rsidDel="00AA4C97">
          <w:rPr>
            <w:rStyle w:val="Hyperlink"/>
          </w:rPr>
          <w:delText>www.aafa.org/media/2426/aafa-2019-asthma-capitals-report.pdf</w:delText>
        </w:r>
        <w:r w:rsidR="00196EF2" w:rsidDel="00AA4C97">
          <w:rPr>
            <w:rStyle w:val="Hyperlink"/>
          </w:rPr>
          <w:fldChar w:fldCharType="end"/>
        </w:r>
        <w:r w:rsidDel="00AA4C97">
          <w:delText>.</w:delText>
        </w:r>
        <w:r w:rsidR="00F21C72" w:rsidDel="00AA4C97">
          <w:delText xml:space="preserve"> </w:delText>
        </w:r>
      </w:del>
    </w:p>
  </w:endnote>
  <w:endnote w:id="7">
    <w:p w14:paraId="719CC86C" w14:textId="58D907DF" w:rsidR="005810F4" w:rsidDel="00D45885" w:rsidRDefault="005810F4">
      <w:pPr>
        <w:pStyle w:val="EndnoteText"/>
        <w:rPr>
          <w:del w:id="79" w:author="Matthew Mitchell" w:date="2024-05-20T14:44:00Z"/>
        </w:rPr>
      </w:pPr>
      <w:del w:id="80" w:author="Matthew Mitchell" w:date="2024-05-20T14:44:00Z">
        <w:r w:rsidDel="00D45885">
          <w:rPr>
            <w:rStyle w:val="EndnoteReference"/>
          </w:rPr>
          <w:endnoteRef/>
        </w:r>
        <w:r w:rsidDel="00D45885">
          <w:delText xml:space="preserve"> </w:delText>
        </w:r>
        <w:r w:rsidR="00F21C72" w:rsidDel="00D45885">
          <w:tab/>
        </w:r>
      </w:del>
      <w:ins w:id="81" w:author="Chris Lamie" w:date="2024-05-11T23:22:00Z">
        <w:del w:id="82" w:author="Matthew Mitchell" w:date="2024-05-20T14:44:00Z">
          <w:r w:rsidR="003B52BE" w:rsidRPr="003B52BE" w:rsidDel="00D45885">
            <w:delText>Nurmagambetov</w:delText>
          </w:r>
          <w:r w:rsidR="003B52BE" w:rsidDel="00D45885">
            <w:delText>,</w:delText>
          </w:r>
          <w:r w:rsidR="003B52BE" w:rsidRPr="003B52BE" w:rsidDel="00D45885">
            <w:delText xml:space="preserve"> T</w:delText>
          </w:r>
          <w:r w:rsidR="003B52BE" w:rsidDel="00D45885">
            <w:delText>.</w:delText>
          </w:r>
          <w:r w:rsidR="003B52BE" w:rsidRPr="003B52BE" w:rsidDel="00D45885">
            <w:delText>, Kuwahara</w:delText>
          </w:r>
          <w:r w:rsidR="003B52BE" w:rsidDel="00D45885">
            <w:delText>,</w:delText>
          </w:r>
          <w:r w:rsidR="003B52BE" w:rsidRPr="003B52BE" w:rsidDel="00D45885">
            <w:delText xml:space="preserve"> R</w:delText>
          </w:r>
          <w:r w:rsidR="003B52BE" w:rsidDel="00D45885">
            <w:delText>.</w:delText>
          </w:r>
          <w:r w:rsidR="003B52BE" w:rsidRPr="003B52BE" w:rsidDel="00D45885">
            <w:delText>, Garbe</w:delText>
          </w:r>
          <w:r w:rsidR="003B52BE" w:rsidDel="00D45885">
            <w:delText>,</w:delText>
          </w:r>
          <w:r w:rsidR="003B52BE" w:rsidRPr="003B52BE" w:rsidDel="00D45885">
            <w:delText xml:space="preserve"> P.</w:delText>
          </w:r>
          <w:r w:rsidR="003B52BE" w:rsidDel="00D45885">
            <w:delText xml:space="preserve"> 20</w:delText>
          </w:r>
          <w:r w:rsidR="00846057" w:rsidDel="00D45885">
            <w:delText>18.</w:delText>
          </w:r>
          <w:r w:rsidR="003B52BE" w:rsidRPr="003B52BE" w:rsidDel="00D45885">
            <w:delText xml:space="preserve"> The </w:delText>
          </w:r>
        </w:del>
      </w:ins>
      <w:ins w:id="83" w:author="Chris Lamie" w:date="2024-05-11T23:23:00Z">
        <w:del w:id="84" w:author="Matthew Mitchell" w:date="2024-05-20T14:44:00Z">
          <w:r w:rsidR="00846057" w:rsidDel="00D45885">
            <w:delText>e</w:delText>
          </w:r>
        </w:del>
      </w:ins>
      <w:ins w:id="85" w:author="Chris Lamie" w:date="2024-05-11T23:22:00Z">
        <w:del w:id="86" w:author="Matthew Mitchell" w:date="2024-05-20T14:44:00Z">
          <w:r w:rsidR="003B52BE" w:rsidRPr="003B52BE" w:rsidDel="00D45885">
            <w:delText xml:space="preserve">conomic </w:delText>
          </w:r>
        </w:del>
      </w:ins>
      <w:ins w:id="87" w:author="Chris Lamie" w:date="2024-05-11T23:23:00Z">
        <w:del w:id="88" w:author="Matthew Mitchell" w:date="2024-05-20T14:44:00Z">
          <w:r w:rsidR="00846057" w:rsidDel="00D45885">
            <w:delText>b</w:delText>
          </w:r>
        </w:del>
      </w:ins>
      <w:ins w:id="89" w:author="Chris Lamie" w:date="2024-05-11T23:22:00Z">
        <w:del w:id="90" w:author="Matthew Mitchell" w:date="2024-05-20T14:44:00Z">
          <w:r w:rsidR="003B52BE" w:rsidRPr="003B52BE" w:rsidDel="00D45885">
            <w:delText>urden of</w:delText>
          </w:r>
        </w:del>
      </w:ins>
      <w:ins w:id="91" w:author="Chris Lamie" w:date="2024-05-11T23:23:00Z">
        <w:del w:id="92" w:author="Matthew Mitchell" w:date="2024-05-20T14:44:00Z">
          <w:r w:rsidR="00846057" w:rsidDel="00D45885">
            <w:delText xml:space="preserve"> a</w:delText>
          </w:r>
        </w:del>
      </w:ins>
      <w:ins w:id="93" w:author="Chris Lamie" w:date="2024-05-11T23:22:00Z">
        <w:del w:id="94" w:author="Matthew Mitchell" w:date="2024-05-20T14:44:00Z">
          <w:r w:rsidR="003B52BE" w:rsidRPr="003B52BE" w:rsidDel="00D45885">
            <w:delText>sthma in the United States, 2008</w:delText>
          </w:r>
        </w:del>
      </w:ins>
      <w:ins w:id="95" w:author="Chris Lamie" w:date="2024-05-11T23:23:00Z">
        <w:del w:id="96" w:author="Matthew Mitchell" w:date="2024-05-20T14:44:00Z">
          <w:r w:rsidR="00846057" w:rsidDel="00D45885">
            <w:delText>–</w:delText>
          </w:r>
        </w:del>
      </w:ins>
      <w:ins w:id="97" w:author="Chris Lamie" w:date="2024-05-11T23:22:00Z">
        <w:del w:id="98" w:author="Matthew Mitchell" w:date="2024-05-20T14:44:00Z">
          <w:r w:rsidR="003B52BE" w:rsidRPr="003B52BE" w:rsidDel="00D45885">
            <w:delText xml:space="preserve">2013. Ann Am Thorac Soc. </w:delText>
          </w:r>
        </w:del>
      </w:ins>
      <w:ins w:id="99" w:author="Chris Lamie" w:date="2024-05-11T23:31:00Z">
        <w:del w:id="100" w:author="Matthew Mitchell" w:date="2024-05-20T14:44:00Z">
          <w:r w:rsidR="00101DD2" w:rsidDel="00D45885">
            <w:delText>15</w:delText>
          </w:r>
        </w:del>
      </w:ins>
      <w:ins w:id="101" w:author="Chris Lamie" w:date="2024-05-11T23:22:00Z">
        <w:del w:id="102" w:author="Matthew Mitchell" w:date="2024-05-20T14:44:00Z">
          <w:r w:rsidR="003B52BE" w:rsidRPr="003B52BE" w:rsidDel="00D45885">
            <w:delText xml:space="preserve">(3):348-356. doi: 10.1513/AnnalsATS.201703-259OC. </w:delText>
          </w:r>
        </w:del>
      </w:ins>
      <w:del w:id="103" w:author="Matthew Mitchell" w:date="2024-05-20T14:44:00Z">
        <w:r w:rsidR="00E64844" w:rsidDel="00D45885">
          <w:delText xml:space="preserve">CDC (Centers for Disease Control and Prevention). </w:delText>
        </w:r>
        <w:r w:rsidDel="00D45885">
          <w:delText>2011. Asthma in the U</w:delText>
        </w:r>
        <w:r w:rsidR="00F21C72" w:rsidDel="00D45885">
          <w:delText>.</w:delText>
        </w:r>
        <w:r w:rsidDel="00D45885">
          <w:delText xml:space="preserve">S. </w:delText>
        </w:r>
        <w:r w:rsidR="00196EF2" w:rsidDel="00D45885">
          <w:fldChar w:fldCharType="begin"/>
        </w:r>
        <w:r w:rsidR="00196EF2" w:rsidDel="00D45885">
          <w:delInstrText>HYPERLINK "http://www.cdc.gov/vitalsigns/asthma/"</w:delInstrText>
        </w:r>
        <w:r w:rsidR="00196EF2" w:rsidDel="00D45885">
          <w:fldChar w:fldCharType="separate"/>
        </w:r>
        <w:r w:rsidR="00F21C72" w:rsidDel="00D45885">
          <w:rPr>
            <w:rStyle w:val="Hyperlink"/>
          </w:rPr>
          <w:delText>www.cdc.gov/vitalsigns/asthma</w:delText>
        </w:r>
        <w:r w:rsidR="00196EF2" w:rsidDel="00D45885">
          <w:rPr>
            <w:rStyle w:val="Hyperlink"/>
          </w:rPr>
          <w:fldChar w:fldCharType="end"/>
        </w:r>
        <w:r w:rsidR="00F21C72" w:rsidDel="00D45885">
          <w:delText>.</w:delText>
        </w:r>
        <w:r w:rsidDel="00D45885">
          <w:delText xml:space="preserve"> </w:delText>
        </w:r>
      </w:del>
    </w:p>
  </w:endnote>
  <w:endnote w:id="8">
    <w:p w14:paraId="53673E66" w14:textId="2BD726F6" w:rsidR="005810F4" w:rsidDel="003D6ABD" w:rsidRDefault="005810F4">
      <w:pPr>
        <w:pStyle w:val="EndnoteText"/>
        <w:rPr>
          <w:del w:id="114" w:author="Matthew Mitchell" w:date="2024-05-20T14:45:00Z"/>
        </w:rPr>
      </w:pPr>
      <w:del w:id="115" w:author="Matthew Mitchell" w:date="2024-05-20T14:45:00Z">
        <w:r w:rsidDel="003D6ABD">
          <w:rPr>
            <w:rStyle w:val="EndnoteReference"/>
          </w:rPr>
          <w:endnoteRef/>
        </w:r>
        <w:r w:rsidDel="003D6ABD">
          <w:delText xml:space="preserve"> </w:delText>
        </w:r>
        <w:r w:rsidR="00F21C72" w:rsidDel="003D6ABD">
          <w:tab/>
        </w:r>
      </w:del>
      <w:ins w:id="116" w:author="Chris Lamie" w:date="2024-05-11T23:31:00Z">
        <w:del w:id="117" w:author="Matthew Mitchell" w:date="2024-05-20T14:45:00Z">
          <w:r w:rsidR="00FE7D74" w:rsidRPr="00FE7D74" w:rsidDel="003D6ABD">
            <w:delText>Meltzer</w:delText>
          </w:r>
          <w:r w:rsidR="00FE7D74" w:rsidDel="003D6ABD">
            <w:delText>,</w:delText>
          </w:r>
          <w:r w:rsidR="00FE7D74" w:rsidRPr="00FE7D74" w:rsidDel="003D6ABD">
            <w:delText xml:space="preserve"> E</w:delText>
          </w:r>
          <w:r w:rsidR="00FE7D74" w:rsidDel="003D6ABD">
            <w:delText>.</w:delText>
          </w:r>
          <w:r w:rsidR="00FE7D74" w:rsidRPr="00FE7D74" w:rsidDel="003D6ABD">
            <w:delText>O</w:delText>
          </w:r>
          <w:r w:rsidR="00FE7D74" w:rsidDel="003D6ABD">
            <w:delText>.</w:delText>
          </w:r>
          <w:r w:rsidR="00FE7D74" w:rsidRPr="00FE7D74" w:rsidDel="003D6ABD">
            <w:delText>,</w:delText>
          </w:r>
          <w:r w:rsidR="00FE7D74" w:rsidDel="003D6ABD">
            <w:delText xml:space="preserve"> and</w:delText>
          </w:r>
          <w:r w:rsidR="00FE7D74" w:rsidRPr="00FE7D74" w:rsidDel="003D6ABD">
            <w:delText xml:space="preserve"> Bukstein</w:delText>
          </w:r>
          <w:r w:rsidR="00FE7D74" w:rsidDel="003D6ABD">
            <w:delText>,</w:delText>
          </w:r>
          <w:r w:rsidR="00FE7D74" w:rsidRPr="00FE7D74" w:rsidDel="003D6ABD">
            <w:delText xml:space="preserve"> D</w:delText>
          </w:r>
          <w:r w:rsidR="00FE7D74" w:rsidDel="003D6ABD">
            <w:delText>.</w:delText>
          </w:r>
          <w:r w:rsidR="00FE7D74" w:rsidRPr="00FE7D74" w:rsidDel="003D6ABD">
            <w:delText>A.</w:delText>
          </w:r>
          <w:r w:rsidR="00FE7D74" w:rsidDel="003D6ABD">
            <w:delText xml:space="preserve"> 2011.</w:delText>
          </w:r>
          <w:r w:rsidR="00FE7D74" w:rsidRPr="00FE7D74" w:rsidDel="003D6ABD">
            <w:delText xml:space="preserve"> The economic impact of allergic rhinitis and current guidelines for treatment. Ann Allergy Asthma Immunol. 106(2 Suppl):S12-6. doi: 10.1016/j.anai.2010.10.014.</w:delText>
          </w:r>
        </w:del>
      </w:ins>
      <w:del w:id="118" w:author="Matthew Mitchell" w:date="2024-05-20T14:45:00Z">
        <w:r w:rsidDel="003D6ABD">
          <w:delText xml:space="preserve">Soni, A. 2008. Allergic </w:delText>
        </w:r>
        <w:r w:rsidR="00F21C72" w:rsidDel="003D6ABD">
          <w:delText>r</w:delText>
        </w:r>
        <w:r w:rsidDel="003D6ABD">
          <w:delText xml:space="preserve">hinitis: Trends in </w:delText>
        </w:r>
        <w:r w:rsidR="00F21C72" w:rsidDel="003D6ABD">
          <w:delText>u</w:delText>
        </w:r>
        <w:r w:rsidDel="003D6ABD">
          <w:delText xml:space="preserve">se and </w:delText>
        </w:r>
        <w:r w:rsidR="00F21C72" w:rsidDel="003D6ABD">
          <w:delText>e</w:delText>
        </w:r>
        <w:r w:rsidDel="003D6ABD">
          <w:delText xml:space="preserve">xpenditures, 2000 and 2005. MEPS Statistical Brief #204. </w:delText>
        </w:r>
        <w:r w:rsidR="00196EF2" w:rsidDel="003D6ABD">
          <w:fldChar w:fldCharType="begin"/>
        </w:r>
        <w:r w:rsidR="00196EF2" w:rsidDel="003D6ABD">
          <w:delInstrText>HYPERLINK "http://meps.ahrq.gov/data_files/publications/st204/stat204.pdf"</w:delInstrText>
        </w:r>
        <w:r w:rsidR="00196EF2" w:rsidDel="003D6ABD">
          <w:fldChar w:fldCharType="separate"/>
        </w:r>
        <w:r w:rsidRPr="00261F5E" w:rsidDel="003D6ABD">
          <w:rPr>
            <w:rStyle w:val="Hyperlink"/>
          </w:rPr>
          <w:delText>http://meps.ahrq.gov/data_files/publications/st204/stat204.pdf</w:delText>
        </w:r>
        <w:r w:rsidR="00196EF2" w:rsidDel="003D6ABD">
          <w:rPr>
            <w:rStyle w:val="Hyperlink"/>
          </w:rPr>
          <w:fldChar w:fldCharType="end"/>
        </w:r>
        <w:r w:rsidR="00F21C72" w:rsidDel="003D6ABD">
          <w:delText>.</w:delText>
        </w:r>
      </w:del>
    </w:p>
  </w:endnote>
  <w:endnote w:id="9">
    <w:p w14:paraId="2360D103" w14:textId="7F09D83F" w:rsidR="00136C1B" w:rsidDel="00BC436D" w:rsidRDefault="00136C1B">
      <w:pPr>
        <w:pStyle w:val="EndnoteText"/>
        <w:rPr>
          <w:del w:id="129" w:author="Matthew Mitchell" w:date="2024-05-20T14:48:00Z"/>
        </w:rPr>
      </w:pPr>
      <w:ins w:id="130" w:author="Charlie Goff" w:date="2024-05-10T08:15:00Z">
        <w:del w:id="131" w:author="Matthew Mitchell" w:date="2024-05-20T14:48:00Z">
          <w:r w:rsidDel="00BC436D">
            <w:rPr>
              <w:rStyle w:val="EndnoteReference"/>
            </w:rPr>
            <w:endnoteRef/>
          </w:r>
          <w:r w:rsidDel="00BC436D">
            <w:delText xml:space="preserve"> </w:delText>
          </w:r>
        </w:del>
      </w:ins>
      <w:ins w:id="132" w:author="Chris Lamie" w:date="2024-05-11T23:35:00Z">
        <w:del w:id="133" w:author="Matthew Mitchell" w:date="2024-05-20T14:48:00Z">
          <w:r w:rsidR="00137262" w:rsidDel="00BC436D">
            <w:tab/>
          </w:r>
          <w:r w:rsidR="00137262" w:rsidRPr="00137262" w:rsidDel="00BC436D">
            <w:rPr>
              <w:highlight w:val="yellow"/>
              <w:rPrChange w:id="134" w:author="Chris Lamie" w:date="2024-05-11T23:35:00Z">
                <w:rPr/>
              </w:rPrChange>
            </w:rPr>
            <w:delText>[ERG to format citation]</w:delText>
          </w:r>
          <w:r w:rsidR="00137262" w:rsidDel="00BC436D">
            <w:delText xml:space="preserve"> </w:delText>
          </w:r>
          <w:r w:rsidR="00137262" w:rsidDel="00BC436D">
            <w:fldChar w:fldCharType="begin"/>
          </w:r>
          <w:r w:rsidR="00137262" w:rsidDel="00BC436D">
            <w:delInstrText>HYPERLINK "http://</w:delInstrText>
          </w:r>
        </w:del>
      </w:ins>
      <w:ins w:id="135" w:author="Charlie Goff" w:date="2024-05-10T08:16:00Z">
        <w:del w:id="136" w:author="Matthew Mitchell" w:date="2024-05-20T14:48:00Z">
          <w:r w:rsidR="00137262" w:rsidRPr="00137262" w:rsidDel="00BC436D">
            <w:rPr>
              <w:rPrChange w:id="137" w:author="Chris Lamie" w:date="2024-05-11T23:35:00Z">
                <w:rPr>
                  <w:rStyle w:val="Hyperlink"/>
                </w:rPr>
              </w:rPrChange>
            </w:rPr>
            <w:delInstrText>www.jacionline.org/article/S0091-6749(22)02555-6/fulltext</w:delInstrText>
          </w:r>
        </w:del>
      </w:ins>
      <w:ins w:id="138" w:author="Chris Lamie" w:date="2024-05-11T23:35:00Z">
        <w:del w:id="139" w:author="Matthew Mitchell" w:date="2024-05-20T14:48:00Z">
          <w:r w:rsidR="00137262" w:rsidDel="00BC436D">
            <w:delInstrText>"</w:delInstrText>
          </w:r>
          <w:r w:rsidR="00137262" w:rsidDel="00BC436D">
            <w:fldChar w:fldCharType="separate"/>
          </w:r>
        </w:del>
      </w:ins>
      <w:ins w:id="140" w:author="Charlie Goff" w:date="2024-05-10T08:16:00Z">
        <w:del w:id="141" w:author="Matthew Mitchell" w:date="2024-05-20T14:48:00Z">
          <w:r w:rsidR="00137262" w:rsidRPr="00137262" w:rsidDel="00BC436D">
            <w:rPr>
              <w:rStyle w:val="Hyperlink"/>
            </w:rPr>
            <w:delText>www.jacionline.org/article/S0091-6749(22)02555-6/fulltext</w:delText>
          </w:r>
        </w:del>
      </w:ins>
      <w:ins w:id="142" w:author="Chris Lamie" w:date="2024-05-11T23:35:00Z">
        <w:del w:id="143" w:author="Matthew Mitchell" w:date="2024-05-20T14:48:00Z">
          <w:r w:rsidR="00137262" w:rsidDel="00BC436D">
            <w:fldChar w:fldCharType="end"/>
          </w:r>
        </w:del>
      </w:ins>
      <w:ins w:id="144" w:author="Charlie Goff" w:date="2024-05-10T08:16:00Z">
        <w:del w:id="145" w:author="Matthew Mitchell" w:date="2024-05-20T14:48:00Z">
          <w:r w:rsidRPr="004106A0" w:rsidDel="00BC436D">
            <w:delText xml:space="preserve"> - </w:delText>
          </w:r>
          <w:r w:rsidRPr="004106A0" w:rsidDel="00BC436D">
            <w:rPr>
              <w:highlight w:val="yellow"/>
            </w:rPr>
            <w:delText>NEED TO FORMAT CITATION</w:delText>
          </w:r>
        </w:del>
      </w:ins>
    </w:p>
  </w:endnote>
  <w:endnote w:id="10">
    <w:p w14:paraId="69BE2769" w14:textId="56C6C202" w:rsidR="00535241" w:rsidRPr="009E7BA7" w:rsidDel="0032184A" w:rsidRDefault="00535241">
      <w:pPr>
        <w:pStyle w:val="EndnoteText"/>
        <w:rPr>
          <w:del w:id="147" w:author="Matthew Mitchell" w:date="2024-05-20T14:49:00Z"/>
        </w:rPr>
      </w:pPr>
      <w:del w:id="148" w:author="Matthew Mitchell" w:date="2024-05-20T14:49:00Z">
        <w:r w:rsidDel="0032184A">
          <w:rPr>
            <w:rStyle w:val="EndnoteReference"/>
          </w:rPr>
          <w:endnoteRef/>
        </w:r>
        <w:r w:rsidDel="0032184A">
          <w:delText xml:space="preserve"> </w:delText>
        </w:r>
        <w:r w:rsidR="00F21C72" w:rsidDel="0032184A">
          <w:tab/>
        </w:r>
        <w:r w:rsidR="00E64844" w:rsidRPr="007F2800" w:rsidDel="0032184A">
          <w:delText xml:space="preserve">Zhang, Y., </w:delText>
        </w:r>
        <w:r w:rsidR="00E64844" w:rsidDel="0032184A">
          <w:delText xml:space="preserve">L. </w:delText>
        </w:r>
        <w:r w:rsidR="00E64844" w:rsidRPr="007F2800" w:rsidDel="0032184A">
          <w:delText xml:space="preserve">Bielory, </w:delText>
        </w:r>
        <w:r w:rsidR="00E64844" w:rsidDel="0032184A">
          <w:delText>T.</w:delText>
        </w:r>
        <w:r w:rsidR="00E64844" w:rsidRPr="007F2800" w:rsidDel="0032184A">
          <w:delText xml:space="preserve"> Cai, </w:delText>
        </w:r>
        <w:r w:rsidR="00E64844" w:rsidDel="0032184A">
          <w:delText>Z.</w:delText>
        </w:r>
        <w:r w:rsidR="00E64844" w:rsidRPr="007F2800" w:rsidDel="0032184A">
          <w:delText xml:space="preserve"> Mi, </w:delText>
        </w:r>
        <w:r w:rsidR="00E64844" w:rsidDel="0032184A">
          <w:delText>and P.</w:delText>
        </w:r>
        <w:r w:rsidR="00E64844" w:rsidRPr="007F2800" w:rsidDel="0032184A">
          <w:delText xml:space="preserve"> Georgopoulos. 2015</w:delText>
        </w:r>
        <w:r w:rsidR="00E64844" w:rsidDel="0032184A">
          <w:delText>.</w:delText>
        </w:r>
        <w:r w:rsidR="00E64844" w:rsidRPr="007F2800" w:rsidDel="0032184A">
          <w:delText xml:space="preserve"> </w:delText>
        </w:r>
        <w:r w:rsidR="00E64844" w:rsidRPr="009E7BA7" w:rsidDel="0032184A">
          <w:delText>Predicting onset and duration of airborne allergenic pollen season in the United States. Atmos. Environ. 103:297–306.</w:delText>
        </w:r>
      </w:del>
    </w:p>
  </w:endnote>
  <w:endnote w:id="11">
    <w:p w14:paraId="22C632F9" w14:textId="1661F188" w:rsidR="00E50B30" w:rsidDel="0092555C" w:rsidRDefault="00E50B30">
      <w:pPr>
        <w:pStyle w:val="EndnoteText"/>
        <w:rPr>
          <w:del w:id="150" w:author="Matthew Mitchell" w:date="2024-05-20T14:51:00Z"/>
        </w:rPr>
      </w:pPr>
      <w:del w:id="151" w:author="Matthew Mitchell" w:date="2024-05-20T14:51:00Z">
        <w:r w:rsidDel="0092555C">
          <w:rPr>
            <w:rStyle w:val="EndnoteReference"/>
          </w:rPr>
          <w:endnoteRef/>
        </w:r>
        <w:r w:rsidDel="0092555C">
          <w:delText xml:space="preserve"> </w:delText>
        </w:r>
        <w:r w:rsidDel="0092555C">
          <w:tab/>
        </w:r>
        <w:r w:rsidRPr="009E7BA7" w:rsidDel="0092555C">
          <w:rPr>
            <w:rFonts w:cstheme="minorHAnsi"/>
          </w:rPr>
          <w:delText xml:space="preserve">Lo, F., </w:delText>
        </w:r>
        <w:r w:rsidDel="0092555C">
          <w:rPr>
            <w:rFonts w:cstheme="minorHAnsi"/>
          </w:rPr>
          <w:delText xml:space="preserve">C. </w:delText>
        </w:r>
        <w:r w:rsidRPr="009E7BA7" w:rsidDel="0092555C">
          <w:rPr>
            <w:rFonts w:cstheme="minorHAnsi"/>
          </w:rPr>
          <w:delText xml:space="preserve">Bitz, </w:delText>
        </w:r>
        <w:r w:rsidDel="0092555C">
          <w:rPr>
            <w:rFonts w:cstheme="minorHAnsi"/>
          </w:rPr>
          <w:delText>D.</w:delText>
        </w:r>
        <w:r w:rsidRPr="009E7BA7" w:rsidDel="0092555C">
          <w:rPr>
            <w:rFonts w:cstheme="minorHAnsi"/>
          </w:rPr>
          <w:delText xml:space="preserve"> Battisti, </w:delText>
        </w:r>
        <w:r w:rsidDel="0092555C">
          <w:rPr>
            <w:rFonts w:cstheme="minorHAnsi"/>
          </w:rPr>
          <w:delText>and J.</w:delText>
        </w:r>
        <w:r w:rsidRPr="009E7BA7" w:rsidDel="0092555C">
          <w:rPr>
            <w:rFonts w:cstheme="minorHAnsi"/>
          </w:rPr>
          <w:delText xml:space="preserve"> Hess</w:delText>
        </w:r>
        <w:r w:rsidDel="0092555C">
          <w:rPr>
            <w:rFonts w:cstheme="minorHAnsi"/>
          </w:rPr>
          <w:delText xml:space="preserve">. </w:delText>
        </w:r>
        <w:r w:rsidRPr="009E7BA7" w:rsidDel="0092555C">
          <w:rPr>
            <w:rFonts w:cstheme="minorHAnsi"/>
          </w:rPr>
          <w:delText>2019. Pollen calendars and maps of allergenic pollen in North America. Aerobiologia 35:613</w:delText>
        </w:r>
        <w:r w:rsidDel="0092555C">
          <w:rPr>
            <w:rFonts w:cstheme="minorHAnsi"/>
          </w:rPr>
          <w:delText>–633</w:delText>
        </w:r>
        <w:r w:rsidRPr="009E7BA7" w:rsidDel="0092555C">
          <w:rPr>
            <w:rFonts w:cstheme="minorHAnsi"/>
          </w:rPr>
          <w:delText>.</w:delText>
        </w:r>
        <w:r w:rsidDel="0092555C">
          <w:rPr>
            <w:rFonts w:cstheme="minorHAnsi"/>
          </w:rPr>
          <w:delText xml:space="preserve"> </w:delText>
        </w:r>
        <w:r w:rsidR="00AE352C" w:rsidDel="0092555C">
          <w:fldChar w:fldCharType="begin"/>
        </w:r>
        <w:r w:rsidR="00AE352C" w:rsidDel="0092555C">
          <w:delInstrText>HYPERLINK "https://link.springer.com/article/10.1007/s10453-019-09601-2"</w:delInstrText>
        </w:r>
        <w:r w:rsidR="00AE352C" w:rsidDel="0092555C">
          <w:fldChar w:fldCharType="separate"/>
        </w:r>
        <w:r w:rsidDel="0092555C">
          <w:rPr>
            <w:rStyle w:val="Hyperlink"/>
            <w:rFonts w:eastAsiaTheme="majorEastAsia"/>
          </w:rPr>
          <w:delText>https://link.springer.com/article/10.1007/s10453-019-09601-2</w:delText>
        </w:r>
        <w:r w:rsidR="00AE352C" w:rsidDel="0092555C">
          <w:rPr>
            <w:rStyle w:val="Hyperlink"/>
            <w:rFonts w:eastAsiaTheme="majorEastAsia"/>
          </w:rPr>
          <w:fldChar w:fldCharType="end"/>
        </w:r>
        <w:r w:rsidDel="0092555C">
          <w:delText>.</w:delText>
        </w:r>
      </w:del>
    </w:p>
  </w:endnote>
  <w:endnote w:id="12">
    <w:p w14:paraId="0D6DADDD" w14:textId="77777777" w:rsidR="007B499F" w:rsidDel="0032184A" w:rsidRDefault="007B499F" w:rsidP="007B499F">
      <w:pPr>
        <w:pStyle w:val="EndnoteText"/>
        <w:rPr>
          <w:del w:id="174" w:author="Matthew Mitchell" w:date="2024-05-20T14:49:00Z"/>
        </w:rPr>
      </w:pPr>
      <w:del w:id="175" w:author="Matthew Mitchell" w:date="2024-05-20T14:49:00Z">
        <w:r w:rsidDel="0032184A">
          <w:rPr>
            <w:rStyle w:val="EndnoteReference"/>
          </w:rPr>
          <w:endnoteRef/>
        </w:r>
        <w:r w:rsidDel="0032184A">
          <w:delText xml:space="preserve"> </w:delText>
        </w:r>
        <w:r w:rsidDel="0032184A">
          <w:tab/>
        </w:r>
        <w:r w:rsidRPr="007F2800" w:rsidDel="0032184A">
          <w:delText xml:space="preserve">Zhang, Y., </w:delText>
        </w:r>
        <w:r w:rsidDel="0032184A">
          <w:delText xml:space="preserve">L. </w:delText>
        </w:r>
        <w:r w:rsidRPr="007F2800" w:rsidDel="0032184A">
          <w:delText xml:space="preserve">Bielory, </w:delText>
        </w:r>
        <w:r w:rsidDel="0032184A">
          <w:delText>T.</w:delText>
        </w:r>
        <w:r w:rsidRPr="007F2800" w:rsidDel="0032184A">
          <w:delText xml:space="preserve"> Cai, </w:delText>
        </w:r>
        <w:r w:rsidDel="0032184A">
          <w:delText>Z.</w:delText>
        </w:r>
        <w:r w:rsidRPr="007F2800" w:rsidDel="0032184A">
          <w:delText xml:space="preserve"> Mi, </w:delText>
        </w:r>
        <w:r w:rsidDel="0032184A">
          <w:delText>and P.</w:delText>
        </w:r>
        <w:r w:rsidRPr="007F2800" w:rsidDel="0032184A">
          <w:delText xml:space="preserve"> Georgopoulos. 2015</w:delText>
        </w:r>
        <w:r w:rsidDel="0032184A">
          <w:delText>.</w:delText>
        </w:r>
        <w:r w:rsidRPr="007F2800" w:rsidDel="0032184A">
          <w:delText xml:space="preserve"> Predicting </w:delText>
        </w:r>
        <w:r w:rsidDel="0032184A">
          <w:delText>o</w:delText>
        </w:r>
        <w:r w:rsidRPr="007F2800" w:rsidDel="0032184A">
          <w:delText xml:space="preserve">nset and </w:delText>
        </w:r>
        <w:r w:rsidDel="0032184A">
          <w:delText>d</w:delText>
        </w:r>
        <w:r w:rsidRPr="007F2800" w:rsidDel="0032184A">
          <w:delText xml:space="preserve">uration of </w:delText>
        </w:r>
        <w:r w:rsidDel="0032184A">
          <w:delText>a</w:delText>
        </w:r>
        <w:r w:rsidRPr="007F2800" w:rsidDel="0032184A">
          <w:delText xml:space="preserve">irborne </w:delText>
        </w:r>
        <w:r w:rsidDel="0032184A">
          <w:delText>a</w:delText>
        </w:r>
        <w:r w:rsidRPr="007F2800" w:rsidDel="0032184A">
          <w:delText xml:space="preserve">llergenic </w:delText>
        </w:r>
        <w:r w:rsidDel="0032184A">
          <w:delText>p</w:delText>
        </w:r>
        <w:r w:rsidRPr="007F2800" w:rsidDel="0032184A">
          <w:delText xml:space="preserve">ollen </w:delText>
        </w:r>
        <w:r w:rsidDel="0032184A">
          <w:delText>s</w:delText>
        </w:r>
        <w:r w:rsidRPr="007F2800" w:rsidDel="0032184A">
          <w:delText>eason in the United States. Atmos</w:delText>
        </w:r>
        <w:r w:rsidDel="0032184A">
          <w:delText>.</w:delText>
        </w:r>
        <w:r w:rsidRPr="007F2800" w:rsidDel="0032184A">
          <w:delText xml:space="preserve"> Environ</w:delText>
        </w:r>
        <w:r w:rsidDel="0032184A">
          <w:delText>.</w:delText>
        </w:r>
        <w:r w:rsidRPr="007F2800" w:rsidDel="0032184A">
          <w:delText xml:space="preserve"> 103</w:delText>
        </w:r>
        <w:r w:rsidDel="0032184A">
          <w:delText>:</w:delText>
        </w:r>
        <w:r w:rsidRPr="007F2800" w:rsidDel="0032184A">
          <w:delText>297</w:delText>
        </w:r>
        <w:r w:rsidDel="0032184A">
          <w:delText>–</w:delText>
        </w:r>
        <w:r w:rsidRPr="007F2800" w:rsidDel="0032184A">
          <w:delText>306.</w:delText>
        </w:r>
      </w:del>
    </w:p>
  </w:endnote>
  <w:endnote w:id="13">
    <w:p w14:paraId="2FD2FC53" w14:textId="0E340AB5" w:rsidR="00310F74" w:rsidDel="0092555C" w:rsidRDefault="00310F74">
      <w:pPr>
        <w:pStyle w:val="EndnoteText"/>
        <w:rPr>
          <w:del w:id="193" w:author="Matthew Mitchell" w:date="2024-05-20T14:50:00Z"/>
        </w:rPr>
      </w:pPr>
      <w:del w:id="194" w:author="Matthew Mitchell" w:date="2024-05-20T14:50:00Z">
        <w:r w:rsidDel="0092555C">
          <w:rPr>
            <w:rStyle w:val="EndnoteReference"/>
          </w:rPr>
          <w:endnoteRef/>
        </w:r>
        <w:r w:rsidDel="0092555C">
          <w:delText xml:space="preserve"> </w:delText>
        </w:r>
        <w:r w:rsidR="00E64844" w:rsidDel="0092555C">
          <w:tab/>
          <w:delText>NOAA (National Oceanic and Atmospheric Administration)</w:delText>
        </w:r>
        <w:r w:rsidDel="0092555C">
          <w:delText>.</w:delText>
        </w:r>
        <w:r w:rsidR="00E64844" w:rsidDel="0092555C">
          <w:delText xml:space="preserve"> </w:delText>
        </w:r>
        <w:r w:rsidR="0099686B" w:rsidDel="0092555C">
          <w:delText>202</w:delText>
        </w:r>
      </w:del>
      <w:ins w:id="195" w:author="AnnaClaire Marley" w:date="2024-05-09T17:09:00Z">
        <w:del w:id="196" w:author="Matthew Mitchell" w:date="2024-05-20T14:50:00Z">
          <w:r w:rsidR="00EA5AAA" w:rsidDel="0092555C">
            <w:delText>4</w:delText>
          </w:r>
        </w:del>
      </w:ins>
      <w:del w:id="197" w:author="Matthew Mitchell" w:date="2024-05-20T14:50:00Z">
        <w:r w:rsidR="00CD2B85" w:rsidDel="0092555C">
          <w:delText>1</w:delText>
        </w:r>
        <w:r w:rsidR="00E64844" w:rsidDel="0092555C">
          <w:delText>.</w:delText>
        </w:r>
        <w:r w:rsidDel="0092555C">
          <w:delText xml:space="preserve"> Global Historical Climatology Network Daily</w:delText>
        </w:r>
        <w:r w:rsidR="00E64844" w:rsidDel="0092555C">
          <w:delText>:</w:delText>
        </w:r>
        <w:r w:rsidDel="0092555C">
          <w:delText xml:space="preserve"> Data </w:delText>
        </w:r>
        <w:r w:rsidR="00E64844" w:rsidDel="0092555C">
          <w:delText>a</w:delText>
        </w:r>
        <w:r w:rsidDel="0092555C">
          <w:delText xml:space="preserve">ccess. </w:delText>
        </w:r>
        <w:r w:rsidDel="0092555C">
          <w:fldChar w:fldCharType="begin"/>
        </w:r>
        <w:r w:rsidDel="0092555C">
          <w:delInstrText xml:space="preserve"> HYPERLINK "https://www.ncdc.noaa.gov/ghcnd-data-access" </w:delInstrText>
        </w:r>
        <w:r w:rsidDel="0092555C">
          <w:fldChar w:fldCharType="separate"/>
        </w:r>
      </w:del>
      <w:ins w:id="198" w:author="Kathleen Onorevole" w:date="2022-08-24T00:47:00Z">
        <w:del w:id="199" w:author="Matthew Mitchell" w:date="2024-05-20T14:50:00Z">
          <w:r w:rsidR="000B250E" w:rsidDel="0092555C">
            <w:fldChar w:fldCharType="begin"/>
          </w:r>
        </w:del>
      </w:ins>
      <w:ins w:id="200" w:author="Chris Lamie" w:date="2024-05-11T23:38:00Z">
        <w:del w:id="201" w:author="Matthew Mitchell" w:date="2024-05-20T14:50:00Z">
          <w:r w:rsidR="00196EF2" w:rsidDel="0092555C">
            <w:delInstrText>HYPERLINK "https://nam04.safelinks.protection.outlook.com/?url=https%3A%2F%2Fwww.ncei.noaa.gov%2Fproducts%2Fland-based-station%2Fglobal-historical-climatology-network-daily&amp;data=05%7C01%7Ckathleen.onorevole%40erg.com%7Cb0e51e2b2ddc4645777508da857dc906%7Ca17e3fab8d2346f287f33fceb7c6a000%7C1%7C0%7C637969072543149461%7CUnknown%7CTWFpbGZsb3d8eyJWIjoiMC4wLjAwMDAiLCJQIjoiV2luMzIiLCJBTiI6Ik1haWwiLCJXVCI6Mn0%3D%7C3000%7C%7C%7C&amp;sdata=8nm0UutH7DWAIx3MFDYvSEbKgKYIIWbBo4e53lliPd4%3D&amp;reserved=0"</w:delInstrText>
          </w:r>
        </w:del>
      </w:ins>
      <w:ins w:id="202" w:author="Kathleen Onorevole" w:date="2022-08-24T00:47:00Z">
        <w:del w:id="203" w:author="Matthew Mitchell" w:date="2024-05-20T14:50:00Z">
          <w:r w:rsidR="000B250E" w:rsidDel="0092555C">
            <w:delInstrText xml:space="preserve"> HYPERLINK "https://nam04.safelinks.protection.outlook.com/?url=https%3A%2F%2Fwww.ncei.noaa.gov%2Fproducts%2Fland-based-station%2Fglobal-historical-climatology-network-daily&amp;data=05%7C01%7Ckathleen.onorevole%40erg.com%7Cb0e51e2b2ddc4645777508da857dc906%7Ca17e3fab8d2346f287f33fceb7c6a000%7C1%7C0%7C637969072543149461%7CUnknown%7CTWFpbGZsb3d8eyJWIjoiMC4wLjAwMDAiLCJQIjoiV2luMzIiLCJBTiI6Ik1haWwiLCJXVCI6Mn0%3D%7C3000%7C%7C%7C&amp;sdata=8nm0UutH7DWAIx3MFDYvSEbKgKYIIWbBo4e53lliPd4%3D&amp;reserved=0" </w:delInstrText>
          </w:r>
          <w:r w:rsidR="000B250E" w:rsidDel="0092555C">
            <w:fldChar w:fldCharType="separate"/>
          </w:r>
          <w:r w:rsidR="000B250E" w:rsidDel="0092555C">
            <w:rPr>
              <w:rStyle w:val="Hyperlink"/>
            </w:rPr>
            <w:delText>https://www.ncei.noaa.gov/products/land-based-station/global-historical-climatology-network-daily</w:delText>
          </w:r>
        </w:del>
      </w:ins>
      <w:ins w:id="204" w:author="Chris Lamie" w:date="2024-05-11T23:38:00Z">
        <w:del w:id="205" w:author="Matthew Mitchell" w:date="2024-05-20T14:50:00Z">
          <w:r w:rsidR="00196EF2" w:rsidDel="0092555C">
            <w:rPr>
              <w:rStyle w:val="Hyperlink"/>
            </w:rPr>
            <w:delText>www.ncei.noaa.gov/products/land-based-station/global-historical-climatology-network-daily</w:delText>
          </w:r>
        </w:del>
      </w:ins>
      <w:ins w:id="206" w:author="Kathleen Onorevole" w:date="2022-08-24T00:47:00Z">
        <w:del w:id="207" w:author="Matthew Mitchell" w:date="2024-05-20T14:50:00Z">
          <w:r w:rsidR="000B250E" w:rsidDel="0092555C">
            <w:fldChar w:fldCharType="end"/>
          </w:r>
        </w:del>
      </w:ins>
      <w:del w:id="208" w:author="Matthew Mitchell" w:date="2024-05-20T14:50:00Z">
        <w:r w:rsidR="00E64844" w:rsidDel="0092555C">
          <w:rPr>
            <w:rStyle w:val="Hyperlink"/>
          </w:rPr>
          <w:delText>www.ncdc.noaa.gov/ghcnd-data-access</w:delText>
        </w:r>
        <w:r w:rsidDel="0092555C">
          <w:rPr>
            <w:rStyle w:val="Hyperlink"/>
          </w:rPr>
          <w:fldChar w:fldCharType="end"/>
        </w:r>
        <w:r w:rsidR="00E64844" w:rsidDel="0092555C">
          <w:delText>.</w:delText>
        </w:r>
        <w:r w:rsidR="00E64844" w:rsidDel="0092555C">
          <w:rPr>
            <w:rStyle w:val="Hyperlink"/>
          </w:rPr>
          <w:delText xml:space="preserve"> </w:delText>
        </w:r>
        <w:r w:rsidR="00E64844" w:rsidDel="0092555C">
          <w:delText xml:space="preserve">Accessed </w:delText>
        </w:r>
        <w:r w:rsidR="00CD2B85" w:rsidDel="0092555C">
          <w:delText xml:space="preserve">March </w:delText>
        </w:r>
        <w:r w:rsidR="0099686B" w:rsidDel="0092555C">
          <w:delText>202</w:delText>
        </w:r>
        <w:r w:rsidR="00CD2B85" w:rsidDel="0092555C">
          <w:delText>1</w:delText>
        </w:r>
      </w:del>
      <w:ins w:id="209" w:author="AnnaClaire Marley" w:date="2024-05-09T17:09:00Z">
        <w:del w:id="210" w:author="Matthew Mitchell" w:date="2024-05-20T14:50:00Z">
          <w:r w:rsidR="00EA5AAA" w:rsidDel="0092555C">
            <w:delText>April 2024</w:delText>
          </w:r>
        </w:del>
      </w:ins>
      <w:del w:id="211" w:author="Matthew Mitchell" w:date="2024-05-20T14:50:00Z">
        <w:r w:rsidR="00E64844" w:rsidDel="0092555C">
          <w:delText>.</w:delText>
        </w:r>
      </w:del>
    </w:p>
  </w:endnote>
  <w:endnote w:id="14">
    <w:p w14:paraId="4E15685F" w14:textId="44D406ED" w:rsidR="005810F4" w:rsidRPr="004A36A3" w:rsidDel="00D77201" w:rsidRDefault="005810F4">
      <w:pPr>
        <w:pStyle w:val="EndnoteText"/>
        <w:rPr>
          <w:del w:id="216" w:author="Matthew Mitchell" w:date="2024-05-20T14:49:00Z"/>
        </w:rPr>
      </w:pPr>
      <w:del w:id="217" w:author="Matthew Mitchell" w:date="2024-05-20T14:49:00Z">
        <w:r w:rsidDel="00D77201">
          <w:rPr>
            <w:rStyle w:val="EndnoteReference"/>
          </w:rPr>
          <w:endnoteRef/>
        </w:r>
        <w:r w:rsidDel="00D77201">
          <w:delText xml:space="preserve"> </w:delText>
        </w:r>
        <w:r w:rsidR="00F21C72" w:rsidDel="00D77201">
          <w:tab/>
        </w:r>
        <w:r w:rsidR="00E64844" w:rsidRPr="007F2800" w:rsidDel="00D77201">
          <w:delText xml:space="preserve">Zhang, Y., </w:delText>
        </w:r>
        <w:r w:rsidR="00E64844" w:rsidDel="00D77201">
          <w:delText xml:space="preserve">L. </w:delText>
        </w:r>
        <w:r w:rsidR="00E64844" w:rsidRPr="007F2800" w:rsidDel="00D77201">
          <w:delText xml:space="preserve">Bielory, </w:delText>
        </w:r>
        <w:r w:rsidR="00E64844" w:rsidDel="00D77201">
          <w:delText>T.</w:delText>
        </w:r>
        <w:r w:rsidR="00E64844" w:rsidRPr="007F2800" w:rsidDel="00D77201">
          <w:delText xml:space="preserve"> Cai, </w:delText>
        </w:r>
        <w:r w:rsidR="00E64844" w:rsidDel="00D77201">
          <w:delText>Z.</w:delText>
        </w:r>
        <w:r w:rsidR="00E64844" w:rsidRPr="007F2800" w:rsidDel="00D77201">
          <w:delText xml:space="preserve"> Mi, </w:delText>
        </w:r>
        <w:r w:rsidR="00E64844" w:rsidDel="00D77201">
          <w:delText>and P.</w:delText>
        </w:r>
        <w:r w:rsidR="00E64844" w:rsidRPr="007F2800" w:rsidDel="00D77201">
          <w:delText xml:space="preserve"> Georgopoulos. 2015</w:delText>
        </w:r>
        <w:r w:rsidR="00E64844" w:rsidDel="00D77201">
          <w:delText>.</w:delText>
        </w:r>
        <w:r w:rsidR="00E64844" w:rsidRPr="007F2800" w:rsidDel="00D77201">
          <w:delText xml:space="preserve"> Predicting </w:delText>
        </w:r>
        <w:r w:rsidR="00E64844" w:rsidDel="00D77201">
          <w:delText>o</w:delText>
        </w:r>
        <w:r w:rsidR="00E64844" w:rsidRPr="007F2800" w:rsidDel="00D77201">
          <w:delText xml:space="preserve">nset and </w:delText>
        </w:r>
        <w:r w:rsidR="00E64844" w:rsidDel="00D77201">
          <w:delText>d</w:delText>
        </w:r>
        <w:r w:rsidR="00E64844" w:rsidRPr="007F2800" w:rsidDel="00D77201">
          <w:delText xml:space="preserve">uration of </w:delText>
        </w:r>
        <w:r w:rsidR="00E64844" w:rsidDel="00D77201">
          <w:delText>a</w:delText>
        </w:r>
        <w:r w:rsidR="00E64844" w:rsidRPr="007F2800" w:rsidDel="00D77201">
          <w:delText xml:space="preserve">irborne </w:delText>
        </w:r>
        <w:r w:rsidR="00E64844" w:rsidDel="00D77201">
          <w:delText>a</w:delText>
        </w:r>
        <w:r w:rsidR="00E64844" w:rsidRPr="007F2800" w:rsidDel="00D77201">
          <w:delText xml:space="preserve">llergenic </w:delText>
        </w:r>
        <w:r w:rsidR="00E64844" w:rsidDel="00D77201">
          <w:delText>p</w:delText>
        </w:r>
        <w:r w:rsidR="00E64844" w:rsidRPr="007F2800" w:rsidDel="00D77201">
          <w:delText xml:space="preserve">ollen </w:delText>
        </w:r>
        <w:r w:rsidR="00E64844" w:rsidDel="00D77201">
          <w:delText>s</w:delText>
        </w:r>
        <w:r w:rsidR="00E64844" w:rsidRPr="007F2800" w:rsidDel="00D77201">
          <w:delText>eason in the United States. Atmos</w:delText>
        </w:r>
        <w:r w:rsidR="00E64844" w:rsidDel="00D77201">
          <w:delText>.</w:delText>
        </w:r>
        <w:r w:rsidR="00E64844" w:rsidRPr="007F2800" w:rsidDel="00D77201">
          <w:delText xml:space="preserve"> Environ</w:delText>
        </w:r>
        <w:r w:rsidR="00E64844" w:rsidDel="00D77201">
          <w:delText>.</w:delText>
        </w:r>
        <w:r w:rsidR="00E64844" w:rsidRPr="007F2800" w:rsidDel="00D77201">
          <w:delText xml:space="preserve"> 103</w:delText>
        </w:r>
        <w:r w:rsidR="00E64844" w:rsidDel="00D77201">
          <w:delText>:</w:delText>
        </w:r>
        <w:r w:rsidR="00E64844" w:rsidRPr="007F2800" w:rsidDel="00D77201">
          <w:delText>297</w:delText>
        </w:r>
        <w:r w:rsidR="00E64844" w:rsidDel="00D77201">
          <w:delText>–</w:delText>
        </w:r>
        <w:r w:rsidR="00E64844" w:rsidRPr="007F2800" w:rsidDel="00D77201">
          <w:delText>306.</w:delText>
        </w:r>
      </w:del>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Narrow">
    <w:panose1 w:val="020B0606020202030204"/>
    <w:charset w:val="00"/>
    <w:family w:val="swiss"/>
    <w:pitch w:val="variable"/>
    <w:sig w:usb0="00000287" w:usb1="00000800" w:usb2="00000000" w:usb3="00000000" w:csb0="0000009F"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Gill Sans MT">
    <w:panose1 w:val="020B0502020104020203"/>
    <w:charset w:val="00"/>
    <w:family w:val="swiss"/>
    <w:pitch w:val="variable"/>
    <w:sig w:usb0="00000007"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Corbel">
    <w:panose1 w:val="020B0503020204020204"/>
    <w:charset w:val="00"/>
    <w:family w:val="swiss"/>
    <w:pitch w:val="variable"/>
    <w:sig w:usb0="A00002EF" w:usb1="4000A44B" w:usb2="00000000" w:usb3="00000000" w:csb0="0000019F" w:csb1="00000000"/>
  </w:font>
  <w:font w:name="Arial Bold">
    <w:panose1 w:val="00000000000000000000"/>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04338"/>
      <w:docPartObj>
        <w:docPartGallery w:val="Page Numbers (Bottom of Page)"/>
        <w:docPartUnique/>
      </w:docPartObj>
    </w:sdtPr>
    <w:sdtEndPr>
      <w:rPr>
        <w:sz w:val="22"/>
        <w:szCs w:val="22"/>
      </w:rPr>
    </w:sdtEndPr>
    <w:sdtContent>
      <w:p w14:paraId="1D1E8FDE" w14:textId="242A4A1C" w:rsidR="00B85973" w:rsidRPr="00E72569" w:rsidRDefault="00B85973" w:rsidP="00B85973">
        <w:pPr>
          <w:pStyle w:val="Footer"/>
          <w:spacing w:line="276" w:lineRule="auto"/>
          <w:jc w:val="right"/>
          <w:rPr>
            <w:sz w:val="22"/>
            <w:szCs w:val="22"/>
          </w:rPr>
        </w:pPr>
        <w:r w:rsidRPr="00E72569">
          <w:rPr>
            <w:sz w:val="22"/>
            <w:szCs w:val="22"/>
          </w:rPr>
          <w:fldChar w:fldCharType="begin"/>
        </w:r>
        <w:r w:rsidRPr="00E72569">
          <w:rPr>
            <w:sz w:val="22"/>
            <w:szCs w:val="22"/>
          </w:rPr>
          <w:instrText xml:space="preserve"> PAGE   \* MERGEFORMAT </w:instrText>
        </w:r>
        <w:r w:rsidRPr="00E72569">
          <w:rPr>
            <w:sz w:val="22"/>
            <w:szCs w:val="22"/>
          </w:rPr>
          <w:fldChar w:fldCharType="separate"/>
        </w:r>
        <w:r w:rsidR="00705A37">
          <w:rPr>
            <w:noProof/>
            <w:sz w:val="22"/>
            <w:szCs w:val="22"/>
          </w:rPr>
          <w:t>3</w:t>
        </w:r>
        <w:r w:rsidRPr="00E72569">
          <w:rPr>
            <w:sz w:val="22"/>
            <w:szCs w:val="22"/>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F9A278" w14:textId="77777777" w:rsidR="00421524" w:rsidRDefault="00421524" w:rsidP="008D4D9C">
      <w:r>
        <w:separator/>
      </w:r>
    </w:p>
  </w:footnote>
  <w:footnote w:type="continuationSeparator" w:id="0">
    <w:p w14:paraId="46FF6439" w14:textId="77777777" w:rsidR="00421524" w:rsidRDefault="00421524" w:rsidP="008D4D9C">
      <w:r>
        <w:continuationSeparator/>
      </w:r>
    </w:p>
  </w:footnote>
  <w:footnote w:type="continuationNotice" w:id="1">
    <w:p w14:paraId="079F92F2" w14:textId="77777777" w:rsidR="00421524" w:rsidRDefault="0042152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5718FF" w14:textId="38D0C171" w:rsidR="00B85973" w:rsidRPr="003F318D" w:rsidRDefault="00AC3DA9" w:rsidP="00B85973">
    <w:pPr>
      <w:tabs>
        <w:tab w:val="center" w:pos="4680"/>
        <w:tab w:val="right" w:pos="9360"/>
      </w:tabs>
      <w:ind w:left="2160"/>
      <w:rPr>
        <w:rFonts w:ascii="Calibri" w:hAnsi="Calibri" w:cs="Courier New"/>
        <w:sz w:val="20"/>
        <w:szCs w:val="20"/>
      </w:rPr>
    </w:pPr>
    <w:r w:rsidRPr="003F318D">
      <w:rPr>
        <w:rFonts w:ascii="Calibri" w:hAnsi="Calibri" w:cs="Courier New"/>
        <w:sz w:val="20"/>
        <w:szCs w:val="20"/>
      </w:rPr>
      <w:t xml:space="preserve">Climate Change Indicators in the United States: </w:t>
    </w:r>
    <w:r>
      <w:rPr>
        <w:rFonts w:ascii="Calibri" w:hAnsi="Calibri" w:cs="Courier New"/>
        <w:sz w:val="20"/>
        <w:szCs w:val="20"/>
      </w:rPr>
      <w:t xml:space="preserve">Growing Degree Days </w:t>
    </w:r>
    <w:r>
      <w:rPr>
        <w:rFonts w:ascii="Calibri" w:hAnsi="Calibri" w:cs="Courier New"/>
        <w:sz w:val="20"/>
        <w:szCs w:val="20"/>
      </w:rPr>
      <w:br/>
    </w:r>
    <w:hyperlink r:id="rId1" w:history="1">
      <w:r>
        <w:rPr>
          <w:rStyle w:val="Hyperlink"/>
          <w:sz w:val="20"/>
          <w:szCs w:val="20"/>
        </w:rPr>
        <w:t>www.epa.gov/climate-indicators</w:t>
      </w:r>
    </w:hyperlink>
    <w:r w:rsidRPr="003F318D">
      <w:rPr>
        <w:rFonts w:ascii="Calibri" w:hAnsi="Calibri" w:cs="Courier New"/>
        <w:sz w:val="20"/>
        <w:szCs w:val="20"/>
      </w:rPr>
      <w:t xml:space="preserve"> </w:t>
    </w:r>
    <w:r>
      <w:rPr>
        <w:rFonts w:ascii="Calibri" w:hAnsi="Calibri" w:cs="Courier New"/>
        <w:sz w:val="20"/>
        <w:szCs w:val="20"/>
      </w:rPr>
      <w:t>-</w:t>
    </w:r>
    <w:r w:rsidRPr="003F318D">
      <w:rPr>
        <w:rFonts w:ascii="Calibri" w:hAnsi="Calibri" w:cs="Courier New"/>
        <w:sz w:val="20"/>
        <w:szCs w:val="20"/>
      </w:rPr>
      <w:t xml:space="preserve"> </w:t>
    </w:r>
    <w:del w:id="225" w:author="AnnaClaire Marley" w:date="2024-05-09T16:44:00Z">
      <w:r w:rsidR="00B85973" w:rsidRPr="003A015C" w:rsidDel="00350572">
        <w:rPr>
          <w:rFonts w:ascii="Calibri" w:hAnsi="Calibri" w:cs="Courier New"/>
          <w:noProof/>
          <w:sz w:val="20"/>
          <w:szCs w:val="20"/>
          <w:highlight w:val="yellow"/>
          <w:rPrChange w:id="226" w:author="Chris Lamie" w:date="2024-05-11T22:47:00Z">
            <w:rPr>
              <w:rFonts w:ascii="Calibri" w:hAnsi="Calibri" w:cs="Courier New"/>
              <w:noProof/>
              <w:sz w:val="20"/>
              <w:szCs w:val="20"/>
            </w:rPr>
          </w:rPrChange>
        </w:rPr>
        <w:drawing>
          <wp:anchor distT="0" distB="0" distL="114300" distR="114300" simplePos="0" relativeHeight="251658241" behindDoc="0" locked="0" layoutInCell="1" allowOverlap="1" wp14:anchorId="5493BE84" wp14:editId="4300ABB0">
            <wp:simplePos x="0" y="0"/>
            <wp:positionH relativeFrom="column">
              <wp:posOffset>-46990</wp:posOffset>
            </wp:positionH>
            <wp:positionV relativeFrom="paragraph">
              <wp:posOffset>3810</wp:posOffset>
            </wp:positionV>
            <wp:extent cx="1063625" cy="361950"/>
            <wp:effectExtent l="19050" t="0" r="3175" b="0"/>
            <wp:wrapSquare wrapText="bothSides"/>
            <wp:docPr id="13" name="Picture 5" descr="epa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logo.tif"/>
                    <pic:cNvPicPr/>
                  </pic:nvPicPr>
                  <pic:blipFill>
                    <a:blip r:embed="rId2"/>
                    <a:stretch>
                      <a:fillRect/>
                    </a:stretch>
                  </pic:blipFill>
                  <pic:spPr>
                    <a:xfrm>
                      <a:off x="0" y="0"/>
                      <a:ext cx="1063625" cy="361950"/>
                    </a:xfrm>
                    <a:prstGeom prst="rect">
                      <a:avLst/>
                    </a:prstGeom>
                  </pic:spPr>
                </pic:pic>
              </a:graphicData>
            </a:graphic>
          </wp:anchor>
        </w:drawing>
      </w:r>
      <w:r w:rsidR="00CD2B85" w:rsidRPr="003A015C" w:rsidDel="00350572">
        <w:rPr>
          <w:rFonts w:ascii="Calibri" w:hAnsi="Calibri" w:cs="Courier New"/>
          <w:sz w:val="20"/>
          <w:szCs w:val="20"/>
          <w:highlight w:val="yellow"/>
          <w:rPrChange w:id="227" w:author="Chris Lamie" w:date="2024-05-11T22:47:00Z">
            <w:rPr>
              <w:rFonts w:ascii="Calibri" w:hAnsi="Calibri" w:cs="Courier New"/>
              <w:sz w:val="20"/>
              <w:szCs w:val="20"/>
            </w:rPr>
          </w:rPrChange>
        </w:rPr>
        <w:delText xml:space="preserve">April </w:delText>
      </w:r>
    </w:del>
    <w:ins w:id="228" w:author="AnnaClaire Marley" w:date="2024-05-09T16:44:00Z">
      <w:r w:rsidR="00350572" w:rsidRPr="003A015C">
        <w:rPr>
          <w:rFonts w:ascii="Calibri" w:hAnsi="Calibri" w:cs="Courier New"/>
          <w:noProof/>
          <w:sz w:val="20"/>
          <w:szCs w:val="20"/>
          <w:highlight w:val="yellow"/>
          <w:rPrChange w:id="229" w:author="Chris Lamie" w:date="2024-05-11T22:47:00Z">
            <w:rPr>
              <w:rFonts w:ascii="Calibri" w:hAnsi="Calibri" w:cs="Courier New"/>
              <w:noProof/>
              <w:sz w:val="20"/>
              <w:szCs w:val="20"/>
            </w:rPr>
          </w:rPrChange>
        </w:rPr>
        <w:drawing>
          <wp:anchor distT="0" distB="0" distL="114300" distR="114300" simplePos="0" relativeHeight="251660289" behindDoc="0" locked="0" layoutInCell="1" allowOverlap="1" wp14:anchorId="3C8E100B" wp14:editId="310A3DEE">
            <wp:simplePos x="0" y="0"/>
            <wp:positionH relativeFrom="column">
              <wp:posOffset>-46990</wp:posOffset>
            </wp:positionH>
            <wp:positionV relativeFrom="paragraph">
              <wp:posOffset>3810</wp:posOffset>
            </wp:positionV>
            <wp:extent cx="1063625" cy="361950"/>
            <wp:effectExtent l="19050" t="0" r="3175" b="0"/>
            <wp:wrapSquare wrapText="bothSides"/>
            <wp:docPr id="564719676" name="Picture 5" descr="epalogo.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palogo.tif"/>
                    <pic:cNvPicPr/>
                  </pic:nvPicPr>
                  <pic:blipFill>
                    <a:blip r:embed="rId2"/>
                    <a:stretch>
                      <a:fillRect/>
                    </a:stretch>
                  </pic:blipFill>
                  <pic:spPr>
                    <a:xfrm>
                      <a:off x="0" y="0"/>
                      <a:ext cx="1063625" cy="361950"/>
                    </a:xfrm>
                    <a:prstGeom prst="rect">
                      <a:avLst/>
                    </a:prstGeom>
                  </pic:spPr>
                </pic:pic>
              </a:graphicData>
            </a:graphic>
          </wp:anchor>
        </w:drawing>
      </w:r>
      <w:del w:id="230" w:author="Chris Lamie" w:date="2024-05-11T22:47:00Z">
        <w:r w:rsidR="00350572" w:rsidRPr="003A015C" w:rsidDel="003A015C">
          <w:rPr>
            <w:rFonts w:ascii="Calibri" w:hAnsi="Calibri" w:cs="Courier New"/>
            <w:sz w:val="20"/>
            <w:szCs w:val="20"/>
            <w:highlight w:val="yellow"/>
            <w:rPrChange w:id="231" w:author="Chris Lamie" w:date="2024-05-11T22:47:00Z">
              <w:rPr>
                <w:rFonts w:ascii="Calibri" w:hAnsi="Calibri" w:cs="Courier New"/>
                <w:sz w:val="20"/>
                <w:szCs w:val="20"/>
              </w:rPr>
            </w:rPrChange>
          </w:rPr>
          <w:delText>May</w:delText>
        </w:r>
      </w:del>
    </w:ins>
    <w:ins w:id="232" w:author="Chris Lamie" w:date="2024-05-11T22:47:00Z">
      <w:del w:id="233" w:author="Sophia Spungin" w:date="2024-06-05T11:27:00Z">
        <w:r w:rsidR="003A015C" w:rsidRPr="003A015C" w:rsidDel="00C70BF0">
          <w:rPr>
            <w:rFonts w:ascii="Calibri" w:hAnsi="Calibri" w:cs="Courier New"/>
            <w:sz w:val="20"/>
            <w:szCs w:val="20"/>
            <w:highlight w:val="yellow"/>
            <w:rPrChange w:id="234" w:author="Chris Lamie" w:date="2024-05-11T22:47:00Z">
              <w:rPr>
                <w:rFonts w:ascii="Calibri" w:hAnsi="Calibri" w:cs="Courier New"/>
                <w:sz w:val="20"/>
                <w:szCs w:val="20"/>
              </w:rPr>
            </w:rPrChange>
          </w:rPr>
          <w:delText>XXX</w:delText>
        </w:r>
      </w:del>
    </w:ins>
    <w:ins w:id="235" w:author="Sophia Spungin" w:date="2024-06-05T11:27:00Z">
      <w:r w:rsidR="00C70BF0">
        <w:rPr>
          <w:rFonts w:ascii="Calibri" w:hAnsi="Calibri" w:cs="Courier New"/>
          <w:sz w:val="20"/>
          <w:szCs w:val="20"/>
        </w:rPr>
        <w:t>June</w:t>
      </w:r>
    </w:ins>
    <w:ins w:id="236" w:author="AnnaClaire Marley" w:date="2024-05-09T16:44:00Z">
      <w:r w:rsidR="00350572">
        <w:rPr>
          <w:rFonts w:ascii="Calibri" w:hAnsi="Calibri" w:cs="Courier New"/>
          <w:sz w:val="20"/>
          <w:szCs w:val="20"/>
        </w:rPr>
        <w:t xml:space="preserve"> </w:t>
      </w:r>
    </w:ins>
    <w:r w:rsidR="00CD2B85">
      <w:rPr>
        <w:rFonts w:ascii="Calibri" w:hAnsi="Calibri" w:cs="Courier New"/>
        <w:sz w:val="20"/>
        <w:szCs w:val="20"/>
      </w:rPr>
      <w:t>202</w:t>
    </w:r>
    <w:ins w:id="237" w:author="AnnaClaire Marley" w:date="2024-05-09T16:44:00Z">
      <w:r w:rsidR="00350572">
        <w:rPr>
          <w:rFonts w:ascii="Calibri" w:hAnsi="Calibri" w:cs="Courier New"/>
          <w:sz w:val="20"/>
          <w:szCs w:val="20"/>
        </w:rPr>
        <w:t>4</w:t>
      </w:r>
    </w:ins>
    <w:del w:id="238" w:author="AnnaClaire Marley" w:date="2024-05-09T16:44:00Z">
      <w:r w:rsidR="00CD2B85" w:rsidDel="00350572">
        <w:rPr>
          <w:rFonts w:ascii="Calibri" w:hAnsi="Calibri" w:cs="Courier New"/>
          <w:sz w:val="20"/>
          <w:szCs w:val="20"/>
        </w:rPr>
        <w:delText>1</w:delText>
      </w:r>
    </w:del>
    <w:r w:rsidR="00B85973" w:rsidRPr="003F318D">
      <w:rPr>
        <w:rFonts w:ascii="Calibri" w:hAnsi="Calibri" w:cs="Courier New"/>
        <w:sz w:val="20"/>
        <w:szCs w:val="20"/>
      </w:rPr>
      <w:t xml:space="preserve"> </w:t>
    </w:r>
  </w:p>
  <w:p w14:paraId="1A66A2B7" w14:textId="120882CC" w:rsidR="00B85973" w:rsidRPr="00923AEB" w:rsidRDefault="00B85973" w:rsidP="00B85973">
    <w:pPr>
      <w:tabs>
        <w:tab w:val="center" w:pos="4680"/>
        <w:tab w:val="right" w:pos="9360"/>
      </w:tabs>
      <w:ind w:left="2160"/>
      <w:rPr>
        <w:rFonts w:ascii="Calibri" w:hAnsi="Calibri" w:cs="Courier New"/>
        <w:i/>
        <w:noProof/>
        <w:sz w:val="20"/>
        <w:szCs w:val="20"/>
      </w:rPr>
    </w:pPr>
    <w:r>
      <w:rPr>
        <w:rFonts w:ascii="Calibri" w:hAnsi="Calibri" w:cs="Courier New"/>
        <w:i/>
        <w:noProof/>
        <w:sz w:val="20"/>
        <w:szCs w:val="20"/>
      </w:rPr>
      <mc:AlternateContent>
        <mc:Choice Requires="wps">
          <w:drawing>
            <wp:anchor distT="0" distB="0" distL="114300" distR="114300" simplePos="0" relativeHeight="251658240" behindDoc="0" locked="0" layoutInCell="1" allowOverlap="1" wp14:anchorId="0BC761B2" wp14:editId="16889D55">
              <wp:simplePos x="0" y="0"/>
              <wp:positionH relativeFrom="column">
                <wp:posOffset>-57785</wp:posOffset>
              </wp:positionH>
              <wp:positionV relativeFrom="paragraph">
                <wp:posOffset>83820</wp:posOffset>
              </wp:positionV>
              <wp:extent cx="5997575" cy="0"/>
              <wp:effectExtent l="8890" t="7620" r="13335" b="11430"/>
              <wp:wrapNone/>
              <wp:docPr id="1"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975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6C99A6A" id="_x0000_t32" coordsize="21600,21600" o:spt="32" o:oned="t" path="m,l21600,21600e" filled="f">
              <v:path arrowok="t" fillok="f" o:connecttype="none"/>
              <o:lock v:ext="edit" shapetype="t"/>
            </v:shapetype>
            <v:shape id="AutoShape 1" o:spid="_x0000_s1026" type="#_x0000_t32" style="position:absolute;margin-left:-4.55pt;margin-top:6.6pt;width:472.25pt;height:0;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"/>
          </w:pict>
        </mc:Fallback>
      </mc:AlternateContent>
    </w:r>
  </w:p>
  <w:p w14:paraId="6E7D032B" w14:textId="77777777" w:rsidR="00B85973" w:rsidRPr="00923AEB" w:rsidRDefault="00B85973" w:rsidP="00B859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alt="_ERGleaf_New Green.jpg" style="width:114.75pt;height:129.75pt;visibility:visible" o:bullet="t">
        <v:imagedata r:id="rId1" o:title=""/>
      </v:shape>
    </w:pict>
  </w:numPicBullet>
  <w:abstractNum w:abstractNumId="0" w15:restartNumberingAfterBreak="0">
    <w:nsid w:val="FFFFFF89"/>
    <w:multiLevelType w:val="singleLevel"/>
    <w:tmpl w:val="FCA6FC4C"/>
    <w:lvl w:ilvl="0">
      <w:start w:val="1"/>
      <w:numFmt w:val="bullet"/>
      <w:pStyle w:val="ListBullet"/>
      <w:lvlText w:val=""/>
      <w:lvlJc w:val="left"/>
      <w:pPr>
        <w:tabs>
          <w:tab w:val="num" w:pos="360"/>
        </w:tabs>
        <w:ind w:left="360" w:hanging="360"/>
      </w:pPr>
      <w:rPr>
        <w:rFonts w:ascii="Wingdings" w:hAnsi="Wingdings" w:hint="default"/>
        <w:b w:val="0"/>
        <w:i w:val="0"/>
        <w:color w:val="0068C6"/>
        <w:sz w:val="22"/>
        <w:szCs w:val="22"/>
      </w:rPr>
    </w:lvl>
  </w:abstractNum>
  <w:abstractNum w:abstractNumId="1" w15:restartNumberingAfterBreak="0">
    <w:nsid w:val="094A79E6"/>
    <w:multiLevelType w:val="hybridMultilevel"/>
    <w:tmpl w:val="730C133A"/>
    <w:lvl w:ilvl="0" w:tplc="D69CAFB4">
      <w:start w:val="1"/>
      <w:numFmt w:val="bullet"/>
      <w:pStyle w:val="Level3"/>
      <w:lvlText w:val=""/>
      <w:lvlJc w:val="left"/>
      <w:pPr>
        <w:tabs>
          <w:tab w:val="num" w:pos="216"/>
        </w:tabs>
        <w:ind w:left="216" w:hanging="216"/>
      </w:pPr>
      <w:rPr>
        <w:rFonts w:ascii="Symbol" w:hAnsi="Symbol" w:cs="Times New Roman" w:hint="default"/>
        <w:sz w:val="20"/>
        <w:szCs w:val="24"/>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11A800B3"/>
    <w:multiLevelType w:val="multilevel"/>
    <w:tmpl w:val="C5784992"/>
    <w:lvl w:ilvl="0">
      <w:start w:val="1"/>
      <w:numFmt w:val="decimal"/>
      <w:lvlText w:val="%1"/>
      <w:lvlJc w:val="left"/>
      <w:pPr>
        <w:ind w:left="432" w:hanging="432"/>
      </w:pPr>
    </w:lvl>
    <w:lvl w:ilvl="1">
      <w:start w:val="1"/>
      <w:numFmt w:val="decimal"/>
      <w:pStyle w:val="Heading21"/>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 w15:restartNumberingAfterBreak="0">
    <w:nsid w:val="1B542680"/>
    <w:multiLevelType w:val="multilevel"/>
    <w:tmpl w:val="77A6A402"/>
    <w:lvl w:ilvl="0">
      <w:start w:val="1"/>
      <w:numFmt w:val="decimal"/>
      <w:lvlText w:val="%1."/>
      <w:lvlJc w:val="left"/>
      <w:pPr>
        <w:tabs>
          <w:tab w:val="num" w:pos="662"/>
        </w:tabs>
        <w:ind w:left="0" w:firstLine="0"/>
      </w:pPr>
      <w:rPr>
        <w:rFonts w:hint="default"/>
      </w:rPr>
    </w:lvl>
    <w:lvl w:ilvl="1">
      <w:start w:val="1"/>
      <w:numFmt w:val="decimal"/>
      <w:pStyle w:val="Subsection"/>
      <w:lvlText w:val="%1.%2"/>
      <w:lvlJc w:val="left"/>
      <w:pPr>
        <w:tabs>
          <w:tab w:val="num" w:pos="662"/>
        </w:tabs>
        <w:ind w:left="0" w:firstLine="0"/>
      </w:pPr>
      <w:rPr>
        <w:b/>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CD143A1"/>
    <w:multiLevelType w:val="hybridMultilevel"/>
    <w:tmpl w:val="2BCA5618"/>
    <w:lvl w:ilvl="0" w:tplc="B08468F4">
      <w:start w:val="1"/>
      <w:numFmt w:val="bullet"/>
      <w:pStyle w:val="Bullet"/>
      <w:lvlText w:val=""/>
      <w:lvlJc w:val="left"/>
      <w:pPr>
        <w:tabs>
          <w:tab w:val="num" w:pos="360"/>
        </w:tabs>
        <w:ind w:left="360" w:hanging="360"/>
      </w:pPr>
      <w:rPr>
        <w:rFonts w:ascii="Symbol" w:hAnsi="Symbol"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1" w:tplc="F3AA7A0E" w:tentative="1">
      <w:start w:val="1"/>
      <w:numFmt w:val="bullet"/>
      <w:lvlText w:val="o"/>
      <w:lvlJc w:val="left"/>
      <w:pPr>
        <w:tabs>
          <w:tab w:val="num" w:pos="1440"/>
        </w:tabs>
        <w:ind w:left="1440" w:hanging="360"/>
      </w:pPr>
      <w:rPr>
        <w:rFonts w:ascii="Courier New" w:hAnsi="Courier New" w:cs="Courier New" w:hint="default"/>
      </w:rPr>
    </w:lvl>
    <w:lvl w:ilvl="2" w:tplc="E49E1416" w:tentative="1">
      <w:start w:val="1"/>
      <w:numFmt w:val="bullet"/>
      <w:lvlText w:val=""/>
      <w:lvlJc w:val="left"/>
      <w:pPr>
        <w:tabs>
          <w:tab w:val="num" w:pos="2160"/>
        </w:tabs>
        <w:ind w:left="2160" w:hanging="360"/>
      </w:pPr>
      <w:rPr>
        <w:rFonts w:ascii="Wingdings" w:hAnsi="Wingdings" w:hint="default"/>
      </w:rPr>
    </w:lvl>
    <w:lvl w:ilvl="3" w:tplc="FCE6AB88" w:tentative="1">
      <w:start w:val="1"/>
      <w:numFmt w:val="bullet"/>
      <w:lvlText w:val=""/>
      <w:lvlJc w:val="left"/>
      <w:pPr>
        <w:tabs>
          <w:tab w:val="num" w:pos="2880"/>
        </w:tabs>
        <w:ind w:left="2880" w:hanging="360"/>
      </w:pPr>
      <w:rPr>
        <w:rFonts w:ascii="Symbol" w:hAnsi="Symbol" w:hint="default"/>
      </w:rPr>
    </w:lvl>
    <w:lvl w:ilvl="4" w:tplc="121AF7A4" w:tentative="1">
      <w:start w:val="1"/>
      <w:numFmt w:val="bullet"/>
      <w:lvlText w:val="o"/>
      <w:lvlJc w:val="left"/>
      <w:pPr>
        <w:tabs>
          <w:tab w:val="num" w:pos="3600"/>
        </w:tabs>
        <w:ind w:left="3600" w:hanging="360"/>
      </w:pPr>
      <w:rPr>
        <w:rFonts w:ascii="Courier New" w:hAnsi="Courier New" w:cs="Courier New" w:hint="default"/>
      </w:rPr>
    </w:lvl>
    <w:lvl w:ilvl="5" w:tplc="06DEAC9E" w:tentative="1">
      <w:start w:val="1"/>
      <w:numFmt w:val="bullet"/>
      <w:lvlText w:val=""/>
      <w:lvlJc w:val="left"/>
      <w:pPr>
        <w:tabs>
          <w:tab w:val="num" w:pos="4320"/>
        </w:tabs>
        <w:ind w:left="4320" w:hanging="360"/>
      </w:pPr>
      <w:rPr>
        <w:rFonts w:ascii="Wingdings" w:hAnsi="Wingdings" w:hint="default"/>
      </w:rPr>
    </w:lvl>
    <w:lvl w:ilvl="6" w:tplc="9C1E9172" w:tentative="1">
      <w:start w:val="1"/>
      <w:numFmt w:val="bullet"/>
      <w:lvlText w:val=""/>
      <w:lvlJc w:val="left"/>
      <w:pPr>
        <w:tabs>
          <w:tab w:val="num" w:pos="5040"/>
        </w:tabs>
        <w:ind w:left="5040" w:hanging="360"/>
      </w:pPr>
      <w:rPr>
        <w:rFonts w:ascii="Symbol" w:hAnsi="Symbol" w:hint="default"/>
      </w:rPr>
    </w:lvl>
    <w:lvl w:ilvl="7" w:tplc="3D960C64" w:tentative="1">
      <w:start w:val="1"/>
      <w:numFmt w:val="bullet"/>
      <w:lvlText w:val="o"/>
      <w:lvlJc w:val="left"/>
      <w:pPr>
        <w:tabs>
          <w:tab w:val="num" w:pos="5760"/>
        </w:tabs>
        <w:ind w:left="5760" w:hanging="360"/>
      </w:pPr>
      <w:rPr>
        <w:rFonts w:ascii="Courier New" w:hAnsi="Courier New" w:cs="Courier New" w:hint="default"/>
      </w:rPr>
    </w:lvl>
    <w:lvl w:ilvl="8" w:tplc="93D61414"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D697EA5"/>
    <w:multiLevelType w:val="multilevel"/>
    <w:tmpl w:val="28F6DB42"/>
    <w:lvl w:ilvl="0">
      <w:start w:val="1"/>
      <w:numFmt w:val="decimal"/>
      <w:pStyle w:val="sectionstart"/>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3565A0B"/>
    <w:multiLevelType w:val="hybridMultilevel"/>
    <w:tmpl w:val="27B262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9CB1958"/>
    <w:multiLevelType w:val="multilevel"/>
    <w:tmpl w:val="C6FC5C24"/>
    <w:lvl w:ilvl="0">
      <w:start w:val="1"/>
      <w:numFmt w:val="decimal"/>
      <w:lvlText w:val="%1.0"/>
      <w:lvlJc w:val="left"/>
      <w:pPr>
        <w:tabs>
          <w:tab w:val="num" w:pos="72"/>
        </w:tabs>
        <w:ind w:left="72" w:hanging="72"/>
      </w:pPr>
      <w:rPr>
        <w:rFonts w:hint="default"/>
        <w:caps w:val="0"/>
        <w:strike w:val="0"/>
        <w:dstrike w:val="0"/>
        <w:vanish w:val="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lvlText w:val="%1.%2"/>
      <w:lvlJc w:val="left"/>
      <w:pPr>
        <w:tabs>
          <w:tab w:val="num" w:pos="720"/>
        </w:tabs>
        <w:ind w:left="720" w:hanging="720"/>
      </w:pPr>
      <w:rPr>
        <w:rFonts w:hint="default"/>
      </w:rPr>
    </w:lvl>
    <w:lvl w:ilvl="2">
      <w:start w:val="1"/>
      <w:numFmt w:val="decimal"/>
      <w:lvlText w:val="%1.%2.%3"/>
      <w:lvlJc w:val="left"/>
      <w:pPr>
        <w:tabs>
          <w:tab w:val="num" w:pos="720"/>
        </w:tabs>
        <w:ind w:left="720" w:firstLine="0"/>
      </w:pPr>
      <w:rPr>
        <w:rFonts w:hint="default"/>
      </w:rPr>
    </w:lvl>
    <w:lvl w:ilvl="3">
      <w:start w:val="1"/>
      <w:numFmt w:val="decimal"/>
      <w:pStyle w:val="Heading4"/>
      <w:lvlText w:val="%1.%2.%3.%4"/>
      <w:lvlJc w:val="left"/>
      <w:pPr>
        <w:tabs>
          <w:tab w:val="num" w:pos="1800"/>
        </w:tabs>
        <w:ind w:left="720" w:firstLine="0"/>
      </w:pPr>
      <w:rPr>
        <w:rFonts w:ascii="Times New Roman" w:hAnsi="Times New Roman" w:cs="Times New Roman" w:hint="default"/>
        <w:b/>
        <w:i/>
        <w:iCs w:val="0"/>
        <w:caps w:val="0"/>
        <w:smallCaps w:val="0"/>
        <w:strike w:val="0"/>
        <w:dstrike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8" w15:restartNumberingAfterBreak="0">
    <w:nsid w:val="475A7ACE"/>
    <w:multiLevelType w:val="hybridMultilevel"/>
    <w:tmpl w:val="64A6944A"/>
    <w:lvl w:ilvl="0" w:tplc="6AA22804">
      <w:start w:val="1"/>
      <w:numFmt w:val="bullet"/>
      <w:pStyle w:val="Bullet2"/>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5D3870B0"/>
    <w:multiLevelType w:val="multilevel"/>
    <w:tmpl w:val="8CE81D32"/>
    <w:styleLink w:val="bulletblue"/>
    <w:lvl w:ilvl="0">
      <w:start w:val="1"/>
      <w:numFmt w:val="bullet"/>
      <w:lvlText w:val=""/>
      <w:lvlJc w:val="left"/>
      <w:pPr>
        <w:tabs>
          <w:tab w:val="num" w:pos="360"/>
        </w:tabs>
        <w:ind w:left="360" w:hanging="360"/>
      </w:pPr>
      <w:rPr>
        <w:rFonts w:ascii="Symbol" w:hAnsi="Symbol" w:hint="default"/>
        <w:b/>
        <w:caps w:val="0"/>
        <w:strike w:val="0"/>
        <w:dstrike w:val="0"/>
        <w:vanish w:val="0"/>
        <w:color w:val="003399"/>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6A162AD6"/>
    <w:multiLevelType w:val="hybridMultilevel"/>
    <w:tmpl w:val="C93444EC"/>
    <w:lvl w:ilvl="0" w:tplc="B868DD38">
      <w:start w:val="1"/>
      <w:numFmt w:val="bullet"/>
      <w:pStyle w:val="Bulletsingle"/>
      <w:lvlText w:val=""/>
      <w:lvlJc w:val="left"/>
      <w:pPr>
        <w:tabs>
          <w:tab w:val="num" w:pos="360"/>
        </w:tabs>
        <w:ind w:left="360" w:hanging="360"/>
      </w:pPr>
      <w:rPr>
        <w:rFonts w:ascii="Symbol" w:hAnsi="Symbol" w:hint="default"/>
        <w:caps w:val="0"/>
        <w:strike w:val="0"/>
        <w:dstrike w:val="0"/>
        <w:vanish w:val="0"/>
        <w:color w:val="auto"/>
        <w:vertAlign w:val="baseline"/>
        <w14:shadow w14:blurRad="0" w14:dist="0" w14:dir="0" w14:sx="0" w14:sy="0" w14:kx="0" w14:ky="0" w14:algn="none">
          <w14:srgbClr w14:val="000000"/>
        </w14:shadow>
        <w14:textOutline w14:w="0" w14:cap="rnd" w14:cmpd="sng" w14:algn="ctr">
          <w14:noFill/>
          <w14:prstDash w14:val="solid"/>
          <w14:bevel/>
        </w14:textOutline>
      </w:rPr>
    </w:lvl>
    <w:lvl w:ilvl="1" w:tplc="27DC921C" w:tentative="1">
      <w:start w:val="1"/>
      <w:numFmt w:val="lowerLetter"/>
      <w:lvlText w:val="%2."/>
      <w:lvlJc w:val="left"/>
      <w:pPr>
        <w:tabs>
          <w:tab w:val="num" w:pos="1440"/>
        </w:tabs>
        <w:ind w:left="1440" w:hanging="360"/>
      </w:pPr>
    </w:lvl>
    <w:lvl w:ilvl="2" w:tplc="CB760488" w:tentative="1">
      <w:start w:val="1"/>
      <w:numFmt w:val="lowerRoman"/>
      <w:lvlText w:val="%3."/>
      <w:lvlJc w:val="right"/>
      <w:pPr>
        <w:tabs>
          <w:tab w:val="num" w:pos="2160"/>
        </w:tabs>
        <w:ind w:left="2160" w:hanging="180"/>
      </w:pPr>
    </w:lvl>
    <w:lvl w:ilvl="3" w:tplc="39C6BEEA" w:tentative="1">
      <w:start w:val="1"/>
      <w:numFmt w:val="decimal"/>
      <w:lvlText w:val="%4."/>
      <w:lvlJc w:val="left"/>
      <w:pPr>
        <w:tabs>
          <w:tab w:val="num" w:pos="2880"/>
        </w:tabs>
        <w:ind w:left="2880" w:hanging="360"/>
      </w:pPr>
    </w:lvl>
    <w:lvl w:ilvl="4" w:tplc="ACB8AC30" w:tentative="1">
      <w:start w:val="1"/>
      <w:numFmt w:val="lowerLetter"/>
      <w:lvlText w:val="%5."/>
      <w:lvlJc w:val="left"/>
      <w:pPr>
        <w:tabs>
          <w:tab w:val="num" w:pos="3600"/>
        </w:tabs>
        <w:ind w:left="3600" w:hanging="360"/>
      </w:pPr>
    </w:lvl>
    <w:lvl w:ilvl="5" w:tplc="21A664EA" w:tentative="1">
      <w:start w:val="1"/>
      <w:numFmt w:val="lowerRoman"/>
      <w:lvlText w:val="%6."/>
      <w:lvlJc w:val="right"/>
      <w:pPr>
        <w:tabs>
          <w:tab w:val="num" w:pos="4320"/>
        </w:tabs>
        <w:ind w:left="4320" w:hanging="180"/>
      </w:pPr>
    </w:lvl>
    <w:lvl w:ilvl="6" w:tplc="F0C2C570" w:tentative="1">
      <w:start w:val="1"/>
      <w:numFmt w:val="decimal"/>
      <w:lvlText w:val="%7."/>
      <w:lvlJc w:val="left"/>
      <w:pPr>
        <w:tabs>
          <w:tab w:val="num" w:pos="5040"/>
        </w:tabs>
        <w:ind w:left="5040" w:hanging="360"/>
      </w:pPr>
    </w:lvl>
    <w:lvl w:ilvl="7" w:tplc="067AF74A" w:tentative="1">
      <w:start w:val="1"/>
      <w:numFmt w:val="lowerLetter"/>
      <w:lvlText w:val="%8."/>
      <w:lvlJc w:val="left"/>
      <w:pPr>
        <w:tabs>
          <w:tab w:val="num" w:pos="5760"/>
        </w:tabs>
        <w:ind w:left="5760" w:hanging="360"/>
      </w:pPr>
    </w:lvl>
    <w:lvl w:ilvl="8" w:tplc="5CF8FB36" w:tentative="1">
      <w:start w:val="1"/>
      <w:numFmt w:val="lowerRoman"/>
      <w:lvlText w:val="%9."/>
      <w:lvlJc w:val="right"/>
      <w:pPr>
        <w:tabs>
          <w:tab w:val="num" w:pos="6480"/>
        </w:tabs>
        <w:ind w:left="6480" w:hanging="180"/>
      </w:pPr>
    </w:lvl>
  </w:abstractNum>
  <w:abstractNum w:abstractNumId="11" w15:restartNumberingAfterBreak="0">
    <w:nsid w:val="73776C0B"/>
    <w:multiLevelType w:val="multilevel"/>
    <w:tmpl w:val="F894EF26"/>
    <w:styleLink w:val="bulletBlue0"/>
    <w:lvl w:ilvl="0">
      <w:start w:val="1"/>
      <w:numFmt w:val="bullet"/>
      <w:lvlText w:val=""/>
      <w:lvlJc w:val="left"/>
      <w:pPr>
        <w:ind w:left="720" w:hanging="360"/>
      </w:pPr>
      <w:rPr>
        <w:rFonts w:ascii="Symbol" w:hAnsi="Symbol" w:hint="default"/>
        <w:b/>
        <w:color w:val="003399"/>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7B8A2A90"/>
    <w:multiLevelType w:val="hybridMultilevel"/>
    <w:tmpl w:val="5A668610"/>
    <w:lvl w:ilvl="0" w:tplc="D1D803AE">
      <w:start w:val="1"/>
      <w:numFmt w:val="bullet"/>
      <w:pStyle w:val="Bulletleaf"/>
      <w:lvlText w:val=""/>
      <w:lvlPicBulletId w:val="0"/>
      <w:lvlJc w:val="left"/>
      <w:pPr>
        <w:tabs>
          <w:tab w:val="num" w:pos="360"/>
        </w:tabs>
        <w:ind w:left="360" w:hanging="360"/>
      </w:pPr>
      <w:rPr>
        <w:rFonts w:ascii="Symbol" w:hAnsi="Symbol" w:hint="default"/>
      </w:rPr>
    </w:lvl>
    <w:lvl w:ilvl="1" w:tplc="78805A04" w:tentative="1">
      <w:start w:val="1"/>
      <w:numFmt w:val="bullet"/>
      <w:lvlText w:val="o"/>
      <w:lvlJc w:val="left"/>
      <w:pPr>
        <w:tabs>
          <w:tab w:val="num" w:pos="1440"/>
        </w:tabs>
        <w:ind w:left="1440" w:hanging="360"/>
      </w:pPr>
      <w:rPr>
        <w:rFonts w:ascii="Courier New" w:hAnsi="Courier New" w:hint="default"/>
      </w:rPr>
    </w:lvl>
    <w:lvl w:ilvl="2" w:tplc="C138112A" w:tentative="1">
      <w:start w:val="1"/>
      <w:numFmt w:val="bullet"/>
      <w:lvlText w:val=""/>
      <w:lvlJc w:val="left"/>
      <w:pPr>
        <w:tabs>
          <w:tab w:val="num" w:pos="2160"/>
        </w:tabs>
        <w:ind w:left="2160" w:hanging="360"/>
      </w:pPr>
      <w:rPr>
        <w:rFonts w:ascii="Wingdings" w:hAnsi="Wingdings" w:hint="default"/>
      </w:rPr>
    </w:lvl>
    <w:lvl w:ilvl="3" w:tplc="EE501044" w:tentative="1">
      <w:start w:val="1"/>
      <w:numFmt w:val="bullet"/>
      <w:lvlText w:val=""/>
      <w:lvlJc w:val="left"/>
      <w:pPr>
        <w:tabs>
          <w:tab w:val="num" w:pos="2880"/>
        </w:tabs>
        <w:ind w:left="2880" w:hanging="360"/>
      </w:pPr>
      <w:rPr>
        <w:rFonts w:ascii="Symbol" w:hAnsi="Symbol" w:hint="default"/>
      </w:rPr>
    </w:lvl>
    <w:lvl w:ilvl="4" w:tplc="5716775E" w:tentative="1">
      <w:start w:val="1"/>
      <w:numFmt w:val="bullet"/>
      <w:lvlText w:val="o"/>
      <w:lvlJc w:val="left"/>
      <w:pPr>
        <w:tabs>
          <w:tab w:val="num" w:pos="3600"/>
        </w:tabs>
        <w:ind w:left="3600" w:hanging="360"/>
      </w:pPr>
      <w:rPr>
        <w:rFonts w:ascii="Courier New" w:hAnsi="Courier New" w:hint="default"/>
      </w:rPr>
    </w:lvl>
    <w:lvl w:ilvl="5" w:tplc="AF18BF12" w:tentative="1">
      <w:start w:val="1"/>
      <w:numFmt w:val="bullet"/>
      <w:lvlText w:val=""/>
      <w:lvlJc w:val="left"/>
      <w:pPr>
        <w:tabs>
          <w:tab w:val="num" w:pos="4320"/>
        </w:tabs>
        <w:ind w:left="4320" w:hanging="360"/>
      </w:pPr>
      <w:rPr>
        <w:rFonts w:ascii="Wingdings" w:hAnsi="Wingdings" w:hint="default"/>
      </w:rPr>
    </w:lvl>
    <w:lvl w:ilvl="6" w:tplc="BA08366A" w:tentative="1">
      <w:start w:val="1"/>
      <w:numFmt w:val="bullet"/>
      <w:lvlText w:val=""/>
      <w:lvlJc w:val="left"/>
      <w:pPr>
        <w:tabs>
          <w:tab w:val="num" w:pos="5040"/>
        </w:tabs>
        <w:ind w:left="5040" w:hanging="360"/>
      </w:pPr>
      <w:rPr>
        <w:rFonts w:ascii="Symbol" w:hAnsi="Symbol" w:hint="default"/>
      </w:rPr>
    </w:lvl>
    <w:lvl w:ilvl="7" w:tplc="13A2AB0C" w:tentative="1">
      <w:start w:val="1"/>
      <w:numFmt w:val="bullet"/>
      <w:lvlText w:val="o"/>
      <w:lvlJc w:val="left"/>
      <w:pPr>
        <w:tabs>
          <w:tab w:val="num" w:pos="5760"/>
        </w:tabs>
        <w:ind w:left="5760" w:hanging="360"/>
      </w:pPr>
      <w:rPr>
        <w:rFonts w:ascii="Courier New" w:hAnsi="Courier New" w:hint="default"/>
      </w:rPr>
    </w:lvl>
    <w:lvl w:ilvl="8" w:tplc="9B3A7E60" w:tentative="1">
      <w:start w:val="1"/>
      <w:numFmt w:val="bullet"/>
      <w:lvlText w:val=""/>
      <w:lvlJc w:val="left"/>
      <w:pPr>
        <w:tabs>
          <w:tab w:val="num" w:pos="6480"/>
        </w:tabs>
        <w:ind w:left="6480" w:hanging="360"/>
      </w:pPr>
      <w:rPr>
        <w:rFonts w:ascii="Wingdings" w:hAnsi="Wingdings" w:hint="default"/>
      </w:rPr>
    </w:lvl>
  </w:abstractNum>
  <w:num w:numId="1" w16cid:durableId="1066336834">
    <w:abstractNumId w:val="11"/>
  </w:num>
  <w:num w:numId="2" w16cid:durableId="1041398432">
    <w:abstractNumId w:val="9"/>
  </w:num>
  <w:num w:numId="3" w16cid:durableId="816190032">
    <w:abstractNumId w:val="0"/>
  </w:num>
  <w:num w:numId="4" w16cid:durableId="893389901">
    <w:abstractNumId w:val="1"/>
  </w:num>
  <w:num w:numId="5" w16cid:durableId="172963561">
    <w:abstractNumId w:val="12"/>
  </w:num>
  <w:num w:numId="6" w16cid:durableId="441999533">
    <w:abstractNumId w:val="5"/>
  </w:num>
  <w:num w:numId="7" w16cid:durableId="546649581">
    <w:abstractNumId w:val="3"/>
  </w:num>
  <w:num w:numId="8" w16cid:durableId="1104039547">
    <w:abstractNumId w:val="7"/>
  </w:num>
  <w:num w:numId="9" w16cid:durableId="1499341392">
    <w:abstractNumId w:val="2"/>
  </w:num>
  <w:num w:numId="10" w16cid:durableId="1231575358">
    <w:abstractNumId w:val="4"/>
  </w:num>
  <w:num w:numId="11" w16cid:durableId="711417259">
    <w:abstractNumId w:val="10"/>
  </w:num>
  <w:num w:numId="12" w16cid:durableId="2006277219">
    <w:abstractNumId w:val="8"/>
  </w:num>
  <w:num w:numId="13" w16cid:durableId="1136726881">
    <w:abstractNumId w:val="6"/>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ica Barth-Naftilan">
    <w15:presenceInfo w15:providerId="AD" w15:userId="S::Erica.BarthNaftilan@erg.com::56261444-6aa4-49e8-b3aa-b054c43ba17d"/>
  </w15:person>
  <w15:person w15:author="AnnaClaire Marley">
    <w15:presenceInfo w15:providerId="AD" w15:userId="S::AnnaClaire.Marley@erg.com::1e72ca85-f0f4-44bd-a7af-c291334df291"/>
  </w15:person>
  <w15:person w15:author="Matthew Mitchell">
    <w15:presenceInfo w15:providerId="AD" w15:userId="S::Matthew.Mitchell@erg.com::0a50fffb-3835-4401-8009-d95d55cf4d18"/>
  </w15:person>
  <w15:person w15:author="Sargon de Jesus">
    <w15:presenceInfo w15:providerId="None" w15:userId="Sargon de Jesus"/>
  </w15:person>
  <w15:person w15:author="Chris Lamie">
    <w15:presenceInfo w15:providerId="None" w15:userId="Chris Lamie"/>
  </w15:person>
  <w15:person w15:author="Gentile, Lauren">
    <w15:presenceInfo w15:providerId="AD" w15:userId="S::Gentile.Lauren@epa.gov::a92603bd-3fdc-48ca-936b-664483ef3ee1"/>
  </w15:person>
  <w15:person w15:author="Charlie Goff">
    <w15:presenceInfo w15:providerId="AD" w15:userId="S::Charlie.Goff@erg.com::dd5ab467-0c30-41e7-9825-a099bcae5fdb"/>
  </w15:person>
  <w15:person w15:author="Kathleen Onorevole">
    <w15:presenceInfo w15:providerId="AD" w15:userId="S::Kathleen.Onorevole@erg.com::bdb752a2-900b-4f91-afd4-b26f11505407"/>
  </w15:person>
  <w15:person w15:author="Sophia Spungin">
    <w15:presenceInfo w15:providerId="AD" w15:userId="S::Sophia.Spungin@erg.com::ff2d5ab3-07b4-4ae4-836e-74fc4c99947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3"/>
  <w:proofState w:spelling="clean" w:grammar="clean"/>
  <w:trackRevisions/>
  <w:defaultTabStop w:val="720"/>
  <w:characterSpacingControl w:val="doNotCompress"/>
  <w:hdrShapeDefaults>
    <o:shapedefaults v:ext="edit" spidmax="4097"/>
  </w:hdrShapeDefaults>
  <w:footnotePr>
    <w:footnote w:id="-1"/>
    <w:footnote w:id="0"/>
    <w:footnote w:id="1"/>
  </w:footnotePr>
  <w:endnotePr>
    <w:numFmt w:val="decimal"/>
    <w:numRestart w:val="eachSect"/>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4D9C"/>
    <w:rsid w:val="0000067A"/>
    <w:rsid w:val="00001219"/>
    <w:rsid w:val="00001638"/>
    <w:rsid w:val="00001CF5"/>
    <w:rsid w:val="00001F62"/>
    <w:rsid w:val="00002806"/>
    <w:rsid w:val="00002B78"/>
    <w:rsid w:val="00002C2B"/>
    <w:rsid w:val="00004072"/>
    <w:rsid w:val="0000483E"/>
    <w:rsid w:val="0000586C"/>
    <w:rsid w:val="00006166"/>
    <w:rsid w:val="00007438"/>
    <w:rsid w:val="00010005"/>
    <w:rsid w:val="00010C8E"/>
    <w:rsid w:val="0001253D"/>
    <w:rsid w:val="00012FB3"/>
    <w:rsid w:val="0001314A"/>
    <w:rsid w:val="00013678"/>
    <w:rsid w:val="000138B2"/>
    <w:rsid w:val="00013DB6"/>
    <w:rsid w:val="0001441D"/>
    <w:rsid w:val="000155BC"/>
    <w:rsid w:val="00015E66"/>
    <w:rsid w:val="000163CF"/>
    <w:rsid w:val="0001698C"/>
    <w:rsid w:val="00017D01"/>
    <w:rsid w:val="00020CAA"/>
    <w:rsid w:val="000230D4"/>
    <w:rsid w:val="0002331E"/>
    <w:rsid w:val="0002374A"/>
    <w:rsid w:val="000239B8"/>
    <w:rsid w:val="00023D79"/>
    <w:rsid w:val="00024241"/>
    <w:rsid w:val="00024E05"/>
    <w:rsid w:val="00025651"/>
    <w:rsid w:val="00026987"/>
    <w:rsid w:val="00027009"/>
    <w:rsid w:val="00030300"/>
    <w:rsid w:val="00030856"/>
    <w:rsid w:val="00030C34"/>
    <w:rsid w:val="000316C3"/>
    <w:rsid w:val="00031A9A"/>
    <w:rsid w:val="00032925"/>
    <w:rsid w:val="000330CD"/>
    <w:rsid w:val="00033E91"/>
    <w:rsid w:val="00034E73"/>
    <w:rsid w:val="00035290"/>
    <w:rsid w:val="000358FD"/>
    <w:rsid w:val="00035979"/>
    <w:rsid w:val="00035ABC"/>
    <w:rsid w:val="00035AD0"/>
    <w:rsid w:val="00037767"/>
    <w:rsid w:val="00040065"/>
    <w:rsid w:val="000408E2"/>
    <w:rsid w:val="000409C5"/>
    <w:rsid w:val="000421FA"/>
    <w:rsid w:val="000434FC"/>
    <w:rsid w:val="00044D2F"/>
    <w:rsid w:val="00045D05"/>
    <w:rsid w:val="00046516"/>
    <w:rsid w:val="00046609"/>
    <w:rsid w:val="00047840"/>
    <w:rsid w:val="00047869"/>
    <w:rsid w:val="000479DF"/>
    <w:rsid w:val="00047E8C"/>
    <w:rsid w:val="00047EA0"/>
    <w:rsid w:val="00050B59"/>
    <w:rsid w:val="00050D57"/>
    <w:rsid w:val="000516F1"/>
    <w:rsid w:val="0005179F"/>
    <w:rsid w:val="00051E3B"/>
    <w:rsid w:val="0005238C"/>
    <w:rsid w:val="00052E89"/>
    <w:rsid w:val="00053128"/>
    <w:rsid w:val="0005375D"/>
    <w:rsid w:val="00053FB9"/>
    <w:rsid w:val="00054FCE"/>
    <w:rsid w:val="000551DA"/>
    <w:rsid w:val="0005520E"/>
    <w:rsid w:val="000557EB"/>
    <w:rsid w:val="000560BD"/>
    <w:rsid w:val="00056A7D"/>
    <w:rsid w:val="00056DA4"/>
    <w:rsid w:val="000579B3"/>
    <w:rsid w:val="000601B1"/>
    <w:rsid w:val="00060B5B"/>
    <w:rsid w:val="00061120"/>
    <w:rsid w:val="0006145E"/>
    <w:rsid w:val="00061F9B"/>
    <w:rsid w:val="00063B63"/>
    <w:rsid w:val="0006467C"/>
    <w:rsid w:val="00064EE6"/>
    <w:rsid w:val="000655D1"/>
    <w:rsid w:val="0006651B"/>
    <w:rsid w:val="00067973"/>
    <w:rsid w:val="00070F7F"/>
    <w:rsid w:val="0007130A"/>
    <w:rsid w:val="00071834"/>
    <w:rsid w:val="00071AB9"/>
    <w:rsid w:val="0007340A"/>
    <w:rsid w:val="0007348C"/>
    <w:rsid w:val="00073CA9"/>
    <w:rsid w:val="000741CB"/>
    <w:rsid w:val="000745EE"/>
    <w:rsid w:val="00074602"/>
    <w:rsid w:val="000751AA"/>
    <w:rsid w:val="00075C45"/>
    <w:rsid w:val="00075DE7"/>
    <w:rsid w:val="00076B40"/>
    <w:rsid w:val="000800E6"/>
    <w:rsid w:val="00081129"/>
    <w:rsid w:val="000817B0"/>
    <w:rsid w:val="000819B5"/>
    <w:rsid w:val="00081CFB"/>
    <w:rsid w:val="00081F00"/>
    <w:rsid w:val="000822EA"/>
    <w:rsid w:val="00083ACA"/>
    <w:rsid w:val="00083D6E"/>
    <w:rsid w:val="00085E2B"/>
    <w:rsid w:val="000879F8"/>
    <w:rsid w:val="000906DA"/>
    <w:rsid w:val="00090EC4"/>
    <w:rsid w:val="000923B0"/>
    <w:rsid w:val="00092E45"/>
    <w:rsid w:val="0009393A"/>
    <w:rsid w:val="00094214"/>
    <w:rsid w:val="000944C1"/>
    <w:rsid w:val="0009591B"/>
    <w:rsid w:val="0009601A"/>
    <w:rsid w:val="00096A8D"/>
    <w:rsid w:val="00096B0A"/>
    <w:rsid w:val="000975E9"/>
    <w:rsid w:val="00097B4B"/>
    <w:rsid w:val="000A0A40"/>
    <w:rsid w:val="000A0E50"/>
    <w:rsid w:val="000A1AA4"/>
    <w:rsid w:val="000A1C2B"/>
    <w:rsid w:val="000A1C4B"/>
    <w:rsid w:val="000A1FEA"/>
    <w:rsid w:val="000A21AB"/>
    <w:rsid w:val="000A224C"/>
    <w:rsid w:val="000A264D"/>
    <w:rsid w:val="000A28B0"/>
    <w:rsid w:val="000A2ABA"/>
    <w:rsid w:val="000A2FB0"/>
    <w:rsid w:val="000A3063"/>
    <w:rsid w:val="000A388A"/>
    <w:rsid w:val="000A4469"/>
    <w:rsid w:val="000A569E"/>
    <w:rsid w:val="000A6DE5"/>
    <w:rsid w:val="000A6F30"/>
    <w:rsid w:val="000A78D4"/>
    <w:rsid w:val="000A79C3"/>
    <w:rsid w:val="000B02EB"/>
    <w:rsid w:val="000B181C"/>
    <w:rsid w:val="000B18BD"/>
    <w:rsid w:val="000B1AB5"/>
    <w:rsid w:val="000B2103"/>
    <w:rsid w:val="000B250E"/>
    <w:rsid w:val="000B2918"/>
    <w:rsid w:val="000B3340"/>
    <w:rsid w:val="000B3E11"/>
    <w:rsid w:val="000B43B9"/>
    <w:rsid w:val="000B4ADA"/>
    <w:rsid w:val="000B6909"/>
    <w:rsid w:val="000B6E55"/>
    <w:rsid w:val="000B71AB"/>
    <w:rsid w:val="000C0203"/>
    <w:rsid w:val="000C186B"/>
    <w:rsid w:val="000C22A9"/>
    <w:rsid w:val="000C252E"/>
    <w:rsid w:val="000C263E"/>
    <w:rsid w:val="000C2E47"/>
    <w:rsid w:val="000C44E8"/>
    <w:rsid w:val="000C4655"/>
    <w:rsid w:val="000C4E89"/>
    <w:rsid w:val="000C5BD0"/>
    <w:rsid w:val="000C754F"/>
    <w:rsid w:val="000C762E"/>
    <w:rsid w:val="000D06D9"/>
    <w:rsid w:val="000D0817"/>
    <w:rsid w:val="000D0AFA"/>
    <w:rsid w:val="000D0BD2"/>
    <w:rsid w:val="000D0C36"/>
    <w:rsid w:val="000D1D82"/>
    <w:rsid w:val="000D23E9"/>
    <w:rsid w:val="000D2B8A"/>
    <w:rsid w:val="000D3213"/>
    <w:rsid w:val="000D3C28"/>
    <w:rsid w:val="000D4016"/>
    <w:rsid w:val="000D4859"/>
    <w:rsid w:val="000D4B6A"/>
    <w:rsid w:val="000D59E9"/>
    <w:rsid w:val="000D5F9B"/>
    <w:rsid w:val="000D6C1E"/>
    <w:rsid w:val="000D70CD"/>
    <w:rsid w:val="000D7578"/>
    <w:rsid w:val="000D7E17"/>
    <w:rsid w:val="000E01AC"/>
    <w:rsid w:val="000E1E4F"/>
    <w:rsid w:val="000E32B3"/>
    <w:rsid w:val="000E369D"/>
    <w:rsid w:val="000E3897"/>
    <w:rsid w:val="000E5369"/>
    <w:rsid w:val="000E6429"/>
    <w:rsid w:val="000E6F07"/>
    <w:rsid w:val="000E750B"/>
    <w:rsid w:val="000E7EE9"/>
    <w:rsid w:val="000F0F67"/>
    <w:rsid w:val="000F0FB4"/>
    <w:rsid w:val="000F12F3"/>
    <w:rsid w:val="000F1E52"/>
    <w:rsid w:val="000F23F6"/>
    <w:rsid w:val="000F2BC2"/>
    <w:rsid w:val="000F4208"/>
    <w:rsid w:val="000F52C9"/>
    <w:rsid w:val="000F5E43"/>
    <w:rsid w:val="000F6CFA"/>
    <w:rsid w:val="000F739D"/>
    <w:rsid w:val="001004CE"/>
    <w:rsid w:val="00100998"/>
    <w:rsid w:val="001012DB"/>
    <w:rsid w:val="00101DD2"/>
    <w:rsid w:val="00102562"/>
    <w:rsid w:val="00102FC5"/>
    <w:rsid w:val="001030F7"/>
    <w:rsid w:val="001034E3"/>
    <w:rsid w:val="00104C0E"/>
    <w:rsid w:val="00104E32"/>
    <w:rsid w:val="00105A8D"/>
    <w:rsid w:val="00105C18"/>
    <w:rsid w:val="00105C4A"/>
    <w:rsid w:val="0010645A"/>
    <w:rsid w:val="00106617"/>
    <w:rsid w:val="001066B9"/>
    <w:rsid w:val="001067F5"/>
    <w:rsid w:val="001076F1"/>
    <w:rsid w:val="00107F13"/>
    <w:rsid w:val="00110B24"/>
    <w:rsid w:val="0011100A"/>
    <w:rsid w:val="001111B3"/>
    <w:rsid w:val="00112041"/>
    <w:rsid w:val="00112405"/>
    <w:rsid w:val="001125D0"/>
    <w:rsid w:val="00113426"/>
    <w:rsid w:val="001134AD"/>
    <w:rsid w:val="00113629"/>
    <w:rsid w:val="00113EF0"/>
    <w:rsid w:val="00114534"/>
    <w:rsid w:val="001160E9"/>
    <w:rsid w:val="00116112"/>
    <w:rsid w:val="001162C5"/>
    <w:rsid w:val="0011670A"/>
    <w:rsid w:val="00116C7E"/>
    <w:rsid w:val="00117C9B"/>
    <w:rsid w:val="0012024B"/>
    <w:rsid w:val="00120631"/>
    <w:rsid w:val="0012078F"/>
    <w:rsid w:val="00120D67"/>
    <w:rsid w:val="00120F73"/>
    <w:rsid w:val="00121138"/>
    <w:rsid w:val="00121DA3"/>
    <w:rsid w:val="00121EC5"/>
    <w:rsid w:val="00122BEF"/>
    <w:rsid w:val="00123DA6"/>
    <w:rsid w:val="00125777"/>
    <w:rsid w:val="001263DE"/>
    <w:rsid w:val="00126DF9"/>
    <w:rsid w:val="00126EAA"/>
    <w:rsid w:val="00127594"/>
    <w:rsid w:val="00127FFE"/>
    <w:rsid w:val="001302DE"/>
    <w:rsid w:val="00130D7C"/>
    <w:rsid w:val="001328A9"/>
    <w:rsid w:val="00133A41"/>
    <w:rsid w:val="00134A25"/>
    <w:rsid w:val="001352BB"/>
    <w:rsid w:val="00135419"/>
    <w:rsid w:val="00136057"/>
    <w:rsid w:val="00136A6B"/>
    <w:rsid w:val="00136C1B"/>
    <w:rsid w:val="00137262"/>
    <w:rsid w:val="00137269"/>
    <w:rsid w:val="0013754D"/>
    <w:rsid w:val="0013770C"/>
    <w:rsid w:val="00137CD9"/>
    <w:rsid w:val="00137DEE"/>
    <w:rsid w:val="00141167"/>
    <w:rsid w:val="00141548"/>
    <w:rsid w:val="00141BC5"/>
    <w:rsid w:val="00141CFE"/>
    <w:rsid w:val="0014328D"/>
    <w:rsid w:val="00143C85"/>
    <w:rsid w:val="00143D2B"/>
    <w:rsid w:val="00143F61"/>
    <w:rsid w:val="001440E4"/>
    <w:rsid w:val="001448DE"/>
    <w:rsid w:val="00145209"/>
    <w:rsid w:val="00145481"/>
    <w:rsid w:val="0014560D"/>
    <w:rsid w:val="00145A0A"/>
    <w:rsid w:val="00145CB9"/>
    <w:rsid w:val="0014688C"/>
    <w:rsid w:val="001469AD"/>
    <w:rsid w:val="00146E8D"/>
    <w:rsid w:val="00147303"/>
    <w:rsid w:val="001475CA"/>
    <w:rsid w:val="00147BA7"/>
    <w:rsid w:val="00147EB9"/>
    <w:rsid w:val="0015159B"/>
    <w:rsid w:val="00152E49"/>
    <w:rsid w:val="00152EC8"/>
    <w:rsid w:val="00153377"/>
    <w:rsid w:val="001537DF"/>
    <w:rsid w:val="00153E98"/>
    <w:rsid w:val="00154509"/>
    <w:rsid w:val="0015454D"/>
    <w:rsid w:val="0015488D"/>
    <w:rsid w:val="00154E7A"/>
    <w:rsid w:val="00154EBA"/>
    <w:rsid w:val="0015526B"/>
    <w:rsid w:val="00155BD3"/>
    <w:rsid w:val="00156002"/>
    <w:rsid w:val="00156378"/>
    <w:rsid w:val="0015791F"/>
    <w:rsid w:val="0016015E"/>
    <w:rsid w:val="00160208"/>
    <w:rsid w:val="00160E08"/>
    <w:rsid w:val="0016188E"/>
    <w:rsid w:val="00161CB6"/>
    <w:rsid w:val="00163C0F"/>
    <w:rsid w:val="001647C4"/>
    <w:rsid w:val="00165594"/>
    <w:rsid w:val="001658C7"/>
    <w:rsid w:val="00165CA6"/>
    <w:rsid w:val="00165F83"/>
    <w:rsid w:val="001666B0"/>
    <w:rsid w:val="001668F7"/>
    <w:rsid w:val="001673D0"/>
    <w:rsid w:val="00167E8A"/>
    <w:rsid w:val="0017029E"/>
    <w:rsid w:val="0017063A"/>
    <w:rsid w:val="00172A80"/>
    <w:rsid w:val="00172AB1"/>
    <w:rsid w:val="001730D6"/>
    <w:rsid w:val="001735EE"/>
    <w:rsid w:val="0017409A"/>
    <w:rsid w:val="00174A9C"/>
    <w:rsid w:val="001753D2"/>
    <w:rsid w:val="00175AD3"/>
    <w:rsid w:val="00175C77"/>
    <w:rsid w:val="00176BE4"/>
    <w:rsid w:val="00177134"/>
    <w:rsid w:val="00177252"/>
    <w:rsid w:val="00177CB3"/>
    <w:rsid w:val="00177D8A"/>
    <w:rsid w:val="00180AB3"/>
    <w:rsid w:val="00181001"/>
    <w:rsid w:val="0018185B"/>
    <w:rsid w:val="00181BB3"/>
    <w:rsid w:val="00181E7C"/>
    <w:rsid w:val="00181ED0"/>
    <w:rsid w:val="0018250F"/>
    <w:rsid w:val="00182D13"/>
    <w:rsid w:val="00183710"/>
    <w:rsid w:val="00183AAF"/>
    <w:rsid w:val="00184647"/>
    <w:rsid w:val="00184663"/>
    <w:rsid w:val="00185E38"/>
    <w:rsid w:val="001860E9"/>
    <w:rsid w:val="00186359"/>
    <w:rsid w:val="00186BEF"/>
    <w:rsid w:val="00186CF6"/>
    <w:rsid w:val="00190039"/>
    <w:rsid w:val="001901C7"/>
    <w:rsid w:val="00190637"/>
    <w:rsid w:val="00190F0C"/>
    <w:rsid w:val="0019143B"/>
    <w:rsid w:val="001934C4"/>
    <w:rsid w:val="00193A09"/>
    <w:rsid w:val="001942FB"/>
    <w:rsid w:val="0019489B"/>
    <w:rsid w:val="00194B05"/>
    <w:rsid w:val="00194B66"/>
    <w:rsid w:val="0019539E"/>
    <w:rsid w:val="001960ED"/>
    <w:rsid w:val="001965CB"/>
    <w:rsid w:val="00196EF2"/>
    <w:rsid w:val="001A0451"/>
    <w:rsid w:val="001A08B6"/>
    <w:rsid w:val="001A0AB8"/>
    <w:rsid w:val="001A0D41"/>
    <w:rsid w:val="001A2E23"/>
    <w:rsid w:val="001A4653"/>
    <w:rsid w:val="001A6E85"/>
    <w:rsid w:val="001A7305"/>
    <w:rsid w:val="001A739A"/>
    <w:rsid w:val="001A76CF"/>
    <w:rsid w:val="001B01FF"/>
    <w:rsid w:val="001B09FC"/>
    <w:rsid w:val="001B0D77"/>
    <w:rsid w:val="001B12FC"/>
    <w:rsid w:val="001B1613"/>
    <w:rsid w:val="001B2EE6"/>
    <w:rsid w:val="001B3F6B"/>
    <w:rsid w:val="001B4023"/>
    <w:rsid w:val="001B440E"/>
    <w:rsid w:val="001B46D3"/>
    <w:rsid w:val="001B53A2"/>
    <w:rsid w:val="001B5D25"/>
    <w:rsid w:val="001B64BA"/>
    <w:rsid w:val="001B6BB6"/>
    <w:rsid w:val="001B7148"/>
    <w:rsid w:val="001B79A2"/>
    <w:rsid w:val="001C110A"/>
    <w:rsid w:val="001C2BC0"/>
    <w:rsid w:val="001C3957"/>
    <w:rsid w:val="001C4506"/>
    <w:rsid w:val="001C51C8"/>
    <w:rsid w:val="001C5718"/>
    <w:rsid w:val="001C6BA8"/>
    <w:rsid w:val="001C7401"/>
    <w:rsid w:val="001D0F8C"/>
    <w:rsid w:val="001D1F58"/>
    <w:rsid w:val="001D27C8"/>
    <w:rsid w:val="001D2B33"/>
    <w:rsid w:val="001D31D5"/>
    <w:rsid w:val="001D3454"/>
    <w:rsid w:val="001D5501"/>
    <w:rsid w:val="001D58F1"/>
    <w:rsid w:val="001D6337"/>
    <w:rsid w:val="001D63A7"/>
    <w:rsid w:val="001D6990"/>
    <w:rsid w:val="001D7127"/>
    <w:rsid w:val="001D7154"/>
    <w:rsid w:val="001D76CE"/>
    <w:rsid w:val="001D7D6A"/>
    <w:rsid w:val="001E0062"/>
    <w:rsid w:val="001E04F9"/>
    <w:rsid w:val="001E056B"/>
    <w:rsid w:val="001E292A"/>
    <w:rsid w:val="001E29B2"/>
    <w:rsid w:val="001E2BE9"/>
    <w:rsid w:val="001E2DA2"/>
    <w:rsid w:val="001E3AB2"/>
    <w:rsid w:val="001E4893"/>
    <w:rsid w:val="001E5035"/>
    <w:rsid w:val="001E7A1D"/>
    <w:rsid w:val="001E7B90"/>
    <w:rsid w:val="001F0B26"/>
    <w:rsid w:val="001F172F"/>
    <w:rsid w:val="001F1D0E"/>
    <w:rsid w:val="001F3B87"/>
    <w:rsid w:val="001F4449"/>
    <w:rsid w:val="001F5279"/>
    <w:rsid w:val="001F58C4"/>
    <w:rsid w:val="001F6D32"/>
    <w:rsid w:val="001F7398"/>
    <w:rsid w:val="001F75A9"/>
    <w:rsid w:val="001F7706"/>
    <w:rsid w:val="001F7A00"/>
    <w:rsid w:val="001F7AF7"/>
    <w:rsid w:val="001F7EEE"/>
    <w:rsid w:val="00200D13"/>
    <w:rsid w:val="00200DD8"/>
    <w:rsid w:val="002015DE"/>
    <w:rsid w:val="002022E5"/>
    <w:rsid w:val="00202428"/>
    <w:rsid w:val="0020258E"/>
    <w:rsid w:val="00202E6D"/>
    <w:rsid w:val="00203957"/>
    <w:rsid w:val="00204AC2"/>
    <w:rsid w:val="00204BB5"/>
    <w:rsid w:val="00206281"/>
    <w:rsid w:val="002066A2"/>
    <w:rsid w:val="00206966"/>
    <w:rsid w:val="00206A41"/>
    <w:rsid w:val="002105D9"/>
    <w:rsid w:val="00210F6B"/>
    <w:rsid w:val="002114A6"/>
    <w:rsid w:val="002114EE"/>
    <w:rsid w:val="0021187E"/>
    <w:rsid w:val="00211A5B"/>
    <w:rsid w:val="00212E74"/>
    <w:rsid w:val="00213177"/>
    <w:rsid w:val="002137C3"/>
    <w:rsid w:val="00214107"/>
    <w:rsid w:val="002141C0"/>
    <w:rsid w:val="00214791"/>
    <w:rsid w:val="002147FA"/>
    <w:rsid w:val="00214C7F"/>
    <w:rsid w:val="00214E88"/>
    <w:rsid w:val="0021523E"/>
    <w:rsid w:val="00216A62"/>
    <w:rsid w:val="00217AC2"/>
    <w:rsid w:val="00220AB5"/>
    <w:rsid w:val="00221DD2"/>
    <w:rsid w:val="0022282B"/>
    <w:rsid w:val="00222D4C"/>
    <w:rsid w:val="00223771"/>
    <w:rsid w:val="0022425F"/>
    <w:rsid w:val="00224813"/>
    <w:rsid w:val="00224A46"/>
    <w:rsid w:val="00224E8F"/>
    <w:rsid w:val="00225064"/>
    <w:rsid w:val="00225D28"/>
    <w:rsid w:val="00227B35"/>
    <w:rsid w:val="00230814"/>
    <w:rsid w:val="002317CA"/>
    <w:rsid w:val="00231CF0"/>
    <w:rsid w:val="00232502"/>
    <w:rsid w:val="00232C18"/>
    <w:rsid w:val="002330C1"/>
    <w:rsid w:val="002330F1"/>
    <w:rsid w:val="0023354E"/>
    <w:rsid w:val="00234316"/>
    <w:rsid w:val="002347EF"/>
    <w:rsid w:val="00235713"/>
    <w:rsid w:val="0023668C"/>
    <w:rsid w:val="00237AD3"/>
    <w:rsid w:val="00237BE7"/>
    <w:rsid w:val="00237F40"/>
    <w:rsid w:val="00240055"/>
    <w:rsid w:val="00240196"/>
    <w:rsid w:val="0024160E"/>
    <w:rsid w:val="002416DB"/>
    <w:rsid w:val="002418CD"/>
    <w:rsid w:val="00241B2E"/>
    <w:rsid w:val="00241FE0"/>
    <w:rsid w:val="00243253"/>
    <w:rsid w:val="00243A42"/>
    <w:rsid w:val="00243E5C"/>
    <w:rsid w:val="00244001"/>
    <w:rsid w:val="00244763"/>
    <w:rsid w:val="002447B3"/>
    <w:rsid w:val="00244AC8"/>
    <w:rsid w:val="002455B4"/>
    <w:rsid w:val="002456AE"/>
    <w:rsid w:val="002457D9"/>
    <w:rsid w:val="00245AB5"/>
    <w:rsid w:val="00246EE4"/>
    <w:rsid w:val="002473C3"/>
    <w:rsid w:val="00251475"/>
    <w:rsid w:val="00251994"/>
    <w:rsid w:val="002520F9"/>
    <w:rsid w:val="00252B4B"/>
    <w:rsid w:val="00253D9A"/>
    <w:rsid w:val="00254250"/>
    <w:rsid w:val="00254628"/>
    <w:rsid w:val="00254A28"/>
    <w:rsid w:val="002550F2"/>
    <w:rsid w:val="00255E47"/>
    <w:rsid w:val="0025624B"/>
    <w:rsid w:val="00256A1F"/>
    <w:rsid w:val="0026198C"/>
    <w:rsid w:val="0026240E"/>
    <w:rsid w:val="00262C78"/>
    <w:rsid w:val="002635DE"/>
    <w:rsid w:val="002646DA"/>
    <w:rsid w:val="002647E4"/>
    <w:rsid w:val="00266C62"/>
    <w:rsid w:val="00266CF7"/>
    <w:rsid w:val="00267ECD"/>
    <w:rsid w:val="00270CA2"/>
    <w:rsid w:val="00272E7E"/>
    <w:rsid w:val="00273BB2"/>
    <w:rsid w:val="00274D39"/>
    <w:rsid w:val="002754F7"/>
    <w:rsid w:val="00275FF5"/>
    <w:rsid w:val="00276651"/>
    <w:rsid w:val="0027668D"/>
    <w:rsid w:val="002767AA"/>
    <w:rsid w:val="00276C7F"/>
    <w:rsid w:val="002771EF"/>
    <w:rsid w:val="00280510"/>
    <w:rsid w:val="00281FEC"/>
    <w:rsid w:val="0028212E"/>
    <w:rsid w:val="00282583"/>
    <w:rsid w:val="00282A10"/>
    <w:rsid w:val="00283029"/>
    <w:rsid w:val="002832AE"/>
    <w:rsid w:val="00283402"/>
    <w:rsid w:val="00283480"/>
    <w:rsid w:val="00283695"/>
    <w:rsid w:val="0028389E"/>
    <w:rsid w:val="00283E5C"/>
    <w:rsid w:val="002843BA"/>
    <w:rsid w:val="002844D7"/>
    <w:rsid w:val="00284AE0"/>
    <w:rsid w:val="002850C0"/>
    <w:rsid w:val="0028533B"/>
    <w:rsid w:val="00285560"/>
    <w:rsid w:val="00285945"/>
    <w:rsid w:val="00285CD2"/>
    <w:rsid w:val="00286E34"/>
    <w:rsid w:val="00286E6E"/>
    <w:rsid w:val="00287729"/>
    <w:rsid w:val="00287816"/>
    <w:rsid w:val="00287D41"/>
    <w:rsid w:val="00290387"/>
    <w:rsid w:val="00290E95"/>
    <w:rsid w:val="002918D3"/>
    <w:rsid w:val="00293D62"/>
    <w:rsid w:val="0029429B"/>
    <w:rsid w:val="00294CD1"/>
    <w:rsid w:val="002959FE"/>
    <w:rsid w:val="00295F1D"/>
    <w:rsid w:val="00297676"/>
    <w:rsid w:val="002A01BE"/>
    <w:rsid w:val="002A193F"/>
    <w:rsid w:val="002A2033"/>
    <w:rsid w:val="002A243A"/>
    <w:rsid w:val="002A2519"/>
    <w:rsid w:val="002A29C0"/>
    <w:rsid w:val="002A338E"/>
    <w:rsid w:val="002A37A9"/>
    <w:rsid w:val="002A53BB"/>
    <w:rsid w:val="002A5414"/>
    <w:rsid w:val="002A57A4"/>
    <w:rsid w:val="002A6A50"/>
    <w:rsid w:val="002A7085"/>
    <w:rsid w:val="002A7707"/>
    <w:rsid w:val="002A77E8"/>
    <w:rsid w:val="002A7AD6"/>
    <w:rsid w:val="002A7E77"/>
    <w:rsid w:val="002B0121"/>
    <w:rsid w:val="002B07D7"/>
    <w:rsid w:val="002B0AFF"/>
    <w:rsid w:val="002B0B13"/>
    <w:rsid w:val="002B20B2"/>
    <w:rsid w:val="002B223A"/>
    <w:rsid w:val="002B2443"/>
    <w:rsid w:val="002B2F93"/>
    <w:rsid w:val="002B38BA"/>
    <w:rsid w:val="002B421C"/>
    <w:rsid w:val="002B4E42"/>
    <w:rsid w:val="002B5073"/>
    <w:rsid w:val="002B50B3"/>
    <w:rsid w:val="002B5109"/>
    <w:rsid w:val="002B5603"/>
    <w:rsid w:val="002B5A4B"/>
    <w:rsid w:val="002B5B8B"/>
    <w:rsid w:val="002B7447"/>
    <w:rsid w:val="002B75D7"/>
    <w:rsid w:val="002B7A87"/>
    <w:rsid w:val="002B7EF4"/>
    <w:rsid w:val="002C08D5"/>
    <w:rsid w:val="002C0F51"/>
    <w:rsid w:val="002C2808"/>
    <w:rsid w:val="002C293D"/>
    <w:rsid w:val="002C2D16"/>
    <w:rsid w:val="002C2F77"/>
    <w:rsid w:val="002C3274"/>
    <w:rsid w:val="002C33B7"/>
    <w:rsid w:val="002C3882"/>
    <w:rsid w:val="002C3C49"/>
    <w:rsid w:val="002C4861"/>
    <w:rsid w:val="002C4D93"/>
    <w:rsid w:val="002C508C"/>
    <w:rsid w:val="002C53F8"/>
    <w:rsid w:val="002C5CE8"/>
    <w:rsid w:val="002C629E"/>
    <w:rsid w:val="002C6CBB"/>
    <w:rsid w:val="002C6D1D"/>
    <w:rsid w:val="002C71FB"/>
    <w:rsid w:val="002D0797"/>
    <w:rsid w:val="002D1DBC"/>
    <w:rsid w:val="002D22BC"/>
    <w:rsid w:val="002D315E"/>
    <w:rsid w:val="002D3E4D"/>
    <w:rsid w:val="002D3E57"/>
    <w:rsid w:val="002D4807"/>
    <w:rsid w:val="002D5373"/>
    <w:rsid w:val="002D5644"/>
    <w:rsid w:val="002D5A09"/>
    <w:rsid w:val="002D6980"/>
    <w:rsid w:val="002D6B58"/>
    <w:rsid w:val="002D6D92"/>
    <w:rsid w:val="002E0703"/>
    <w:rsid w:val="002E1003"/>
    <w:rsid w:val="002E14E8"/>
    <w:rsid w:val="002E2576"/>
    <w:rsid w:val="002E43B9"/>
    <w:rsid w:val="002E4726"/>
    <w:rsid w:val="002E528E"/>
    <w:rsid w:val="002E60EB"/>
    <w:rsid w:val="002E6174"/>
    <w:rsid w:val="002E7DF5"/>
    <w:rsid w:val="002F0921"/>
    <w:rsid w:val="002F0CD1"/>
    <w:rsid w:val="002F0EA1"/>
    <w:rsid w:val="002F1789"/>
    <w:rsid w:val="002F296E"/>
    <w:rsid w:val="002F2C0D"/>
    <w:rsid w:val="002F3A31"/>
    <w:rsid w:val="002F5893"/>
    <w:rsid w:val="002F5CC4"/>
    <w:rsid w:val="002F6282"/>
    <w:rsid w:val="002F68C9"/>
    <w:rsid w:val="002F72FE"/>
    <w:rsid w:val="002F74C4"/>
    <w:rsid w:val="002F7B00"/>
    <w:rsid w:val="00300154"/>
    <w:rsid w:val="00300451"/>
    <w:rsid w:val="00300682"/>
    <w:rsid w:val="00301A25"/>
    <w:rsid w:val="00301AC6"/>
    <w:rsid w:val="00301CC0"/>
    <w:rsid w:val="00302915"/>
    <w:rsid w:val="00303D41"/>
    <w:rsid w:val="003043C8"/>
    <w:rsid w:val="00304AD7"/>
    <w:rsid w:val="00305B5B"/>
    <w:rsid w:val="003063D4"/>
    <w:rsid w:val="00306A15"/>
    <w:rsid w:val="003071BD"/>
    <w:rsid w:val="00310F74"/>
    <w:rsid w:val="003119A8"/>
    <w:rsid w:val="00312518"/>
    <w:rsid w:val="0031252B"/>
    <w:rsid w:val="003127B5"/>
    <w:rsid w:val="00313699"/>
    <w:rsid w:val="00314B71"/>
    <w:rsid w:val="00314BC3"/>
    <w:rsid w:val="00314BE4"/>
    <w:rsid w:val="00315316"/>
    <w:rsid w:val="00315909"/>
    <w:rsid w:val="003160BB"/>
    <w:rsid w:val="00316252"/>
    <w:rsid w:val="0031673B"/>
    <w:rsid w:val="00316FCC"/>
    <w:rsid w:val="00317220"/>
    <w:rsid w:val="0032184A"/>
    <w:rsid w:val="00321991"/>
    <w:rsid w:val="00321C5C"/>
    <w:rsid w:val="0032226F"/>
    <w:rsid w:val="003222FA"/>
    <w:rsid w:val="00322B74"/>
    <w:rsid w:val="0032317D"/>
    <w:rsid w:val="00323525"/>
    <w:rsid w:val="003239C2"/>
    <w:rsid w:val="00323B51"/>
    <w:rsid w:val="00323D2A"/>
    <w:rsid w:val="0032562D"/>
    <w:rsid w:val="00325699"/>
    <w:rsid w:val="003258BF"/>
    <w:rsid w:val="0032719A"/>
    <w:rsid w:val="0032731D"/>
    <w:rsid w:val="00327610"/>
    <w:rsid w:val="0033048F"/>
    <w:rsid w:val="003304BC"/>
    <w:rsid w:val="00330BC5"/>
    <w:rsid w:val="00331310"/>
    <w:rsid w:val="00331EAE"/>
    <w:rsid w:val="00332642"/>
    <w:rsid w:val="00332B39"/>
    <w:rsid w:val="00333FC6"/>
    <w:rsid w:val="0033426D"/>
    <w:rsid w:val="00334E4B"/>
    <w:rsid w:val="00335116"/>
    <w:rsid w:val="00336654"/>
    <w:rsid w:val="00336A49"/>
    <w:rsid w:val="00337C53"/>
    <w:rsid w:val="003407AE"/>
    <w:rsid w:val="00341ECF"/>
    <w:rsid w:val="003426F0"/>
    <w:rsid w:val="00342C05"/>
    <w:rsid w:val="0034502C"/>
    <w:rsid w:val="00345830"/>
    <w:rsid w:val="00345CF7"/>
    <w:rsid w:val="00350572"/>
    <w:rsid w:val="00351560"/>
    <w:rsid w:val="00352096"/>
    <w:rsid w:val="003532B9"/>
    <w:rsid w:val="0035352D"/>
    <w:rsid w:val="00353863"/>
    <w:rsid w:val="00353B1A"/>
    <w:rsid w:val="00353C32"/>
    <w:rsid w:val="003553AC"/>
    <w:rsid w:val="0035597E"/>
    <w:rsid w:val="00355F80"/>
    <w:rsid w:val="00356CF8"/>
    <w:rsid w:val="00357528"/>
    <w:rsid w:val="00357744"/>
    <w:rsid w:val="00360820"/>
    <w:rsid w:val="00361213"/>
    <w:rsid w:val="00361395"/>
    <w:rsid w:val="00361AC0"/>
    <w:rsid w:val="00362017"/>
    <w:rsid w:val="00362B20"/>
    <w:rsid w:val="003634C1"/>
    <w:rsid w:val="003635B9"/>
    <w:rsid w:val="00363F0F"/>
    <w:rsid w:val="003657E7"/>
    <w:rsid w:val="003661A4"/>
    <w:rsid w:val="003667B8"/>
    <w:rsid w:val="00367C86"/>
    <w:rsid w:val="00367EC9"/>
    <w:rsid w:val="00370143"/>
    <w:rsid w:val="00370245"/>
    <w:rsid w:val="00370608"/>
    <w:rsid w:val="003711B2"/>
    <w:rsid w:val="00371C37"/>
    <w:rsid w:val="00373271"/>
    <w:rsid w:val="00374DBA"/>
    <w:rsid w:val="00375598"/>
    <w:rsid w:val="00375897"/>
    <w:rsid w:val="003762AF"/>
    <w:rsid w:val="003766CE"/>
    <w:rsid w:val="00377112"/>
    <w:rsid w:val="00377A90"/>
    <w:rsid w:val="00377D15"/>
    <w:rsid w:val="003801C1"/>
    <w:rsid w:val="00383EB4"/>
    <w:rsid w:val="003842DE"/>
    <w:rsid w:val="003844F4"/>
    <w:rsid w:val="00384F96"/>
    <w:rsid w:val="00385127"/>
    <w:rsid w:val="003852BC"/>
    <w:rsid w:val="003857B2"/>
    <w:rsid w:val="00385A52"/>
    <w:rsid w:val="00385B53"/>
    <w:rsid w:val="00385D90"/>
    <w:rsid w:val="003862B1"/>
    <w:rsid w:val="003867A4"/>
    <w:rsid w:val="00387BF8"/>
    <w:rsid w:val="00390751"/>
    <w:rsid w:val="00392DD3"/>
    <w:rsid w:val="00393109"/>
    <w:rsid w:val="003969F0"/>
    <w:rsid w:val="00397485"/>
    <w:rsid w:val="00397691"/>
    <w:rsid w:val="003977EA"/>
    <w:rsid w:val="003A015C"/>
    <w:rsid w:val="003A1537"/>
    <w:rsid w:val="003A227C"/>
    <w:rsid w:val="003A2BCF"/>
    <w:rsid w:val="003A4660"/>
    <w:rsid w:val="003A4664"/>
    <w:rsid w:val="003A4678"/>
    <w:rsid w:val="003A525D"/>
    <w:rsid w:val="003A606A"/>
    <w:rsid w:val="003A63A6"/>
    <w:rsid w:val="003A66E7"/>
    <w:rsid w:val="003A6E6C"/>
    <w:rsid w:val="003A73E9"/>
    <w:rsid w:val="003A7536"/>
    <w:rsid w:val="003B1AC9"/>
    <w:rsid w:val="003B2948"/>
    <w:rsid w:val="003B2D3F"/>
    <w:rsid w:val="003B3043"/>
    <w:rsid w:val="003B38B7"/>
    <w:rsid w:val="003B4043"/>
    <w:rsid w:val="003B408D"/>
    <w:rsid w:val="003B4301"/>
    <w:rsid w:val="003B432F"/>
    <w:rsid w:val="003B528A"/>
    <w:rsid w:val="003B52BE"/>
    <w:rsid w:val="003B5EF2"/>
    <w:rsid w:val="003B65F2"/>
    <w:rsid w:val="003B6BD9"/>
    <w:rsid w:val="003B72D0"/>
    <w:rsid w:val="003B7B8D"/>
    <w:rsid w:val="003C002D"/>
    <w:rsid w:val="003C11A0"/>
    <w:rsid w:val="003C1A1F"/>
    <w:rsid w:val="003C23B7"/>
    <w:rsid w:val="003C387C"/>
    <w:rsid w:val="003C3B3F"/>
    <w:rsid w:val="003C4158"/>
    <w:rsid w:val="003C58AC"/>
    <w:rsid w:val="003C6808"/>
    <w:rsid w:val="003C78D5"/>
    <w:rsid w:val="003D0A52"/>
    <w:rsid w:val="003D0AC0"/>
    <w:rsid w:val="003D11D9"/>
    <w:rsid w:val="003D24C9"/>
    <w:rsid w:val="003D2616"/>
    <w:rsid w:val="003D267F"/>
    <w:rsid w:val="003D2747"/>
    <w:rsid w:val="003D2AF8"/>
    <w:rsid w:val="003D2B53"/>
    <w:rsid w:val="003D2D8F"/>
    <w:rsid w:val="003D3223"/>
    <w:rsid w:val="003D474A"/>
    <w:rsid w:val="003D4B39"/>
    <w:rsid w:val="003D5041"/>
    <w:rsid w:val="003D5134"/>
    <w:rsid w:val="003D55BF"/>
    <w:rsid w:val="003D6844"/>
    <w:rsid w:val="003D6ABD"/>
    <w:rsid w:val="003D6C96"/>
    <w:rsid w:val="003D6F92"/>
    <w:rsid w:val="003E0E02"/>
    <w:rsid w:val="003E1299"/>
    <w:rsid w:val="003E1511"/>
    <w:rsid w:val="003E17BB"/>
    <w:rsid w:val="003E237D"/>
    <w:rsid w:val="003E26D7"/>
    <w:rsid w:val="003E338D"/>
    <w:rsid w:val="003E3844"/>
    <w:rsid w:val="003E3939"/>
    <w:rsid w:val="003E39F9"/>
    <w:rsid w:val="003E46AD"/>
    <w:rsid w:val="003E4EB7"/>
    <w:rsid w:val="003E5909"/>
    <w:rsid w:val="003E5A1C"/>
    <w:rsid w:val="003E5BDC"/>
    <w:rsid w:val="003E66CB"/>
    <w:rsid w:val="003E6973"/>
    <w:rsid w:val="003E69DA"/>
    <w:rsid w:val="003E7245"/>
    <w:rsid w:val="003E74B1"/>
    <w:rsid w:val="003F041D"/>
    <w:rsid w:val="003F1465"/>
    <w:rsid w:val="003F35D1"/>
    <w:rsid w:val="003F3988"/>
    <w:rsid w:val="003F4B16"/>
    <w:rsid w:val="003F6048"/>
    <w:rsid w:val="003F6501"/>
    <w:rsid w:val="003F6FD9"/>
    <w:rsid w:val="003F6FF5"/>
    <w:rsid w:val="003F70CF"/>
    <w:rsid w:val="003F75B3"/>
    <w:rsid w:val="00401625"/>
    <w:rsid w:val="00401B55"/>
    <w:rsid w:val="004023AB"/>
    <w:rsid w:val="004024F0"/>
    <w:rsid w:val="0040299E"/>
    <w:rsid w:val="00402AC8"/>
    <w:rsid w:val="00402F70"/>
    <w:rsid w:val="00403600"/>
    <w:rsid w:val="00403733"/>
    <w:rsid w:val="004040E0"/>
    <w:rsid w:val="00404642"/>
    <w:rsid w:val="00404830"/>
    <w:rsid w:val="00404B0F"/>
    <w:rsid w:val="0040581D"/>
    <w:rsid w:val="004060C6"/>
    <w:rsid w:val="004065C4"/>
    <w:rsid w:val="00406C62"/>
    <w:rsid w:val="004073C0"/>
    <w:rsid w:val="004076DE"/>
    <w:rsid w:val="00407873"/>
    <w:rsid w:val="0041042E"/>
    <w:rsid w:val="00411C4F"/>
    <w:rsid w:val="00412824"/>
    <w:rsid w:val="00412C1D"/>
    <w:rsid w:val="00413F68"/>
    <w:rsid w:val="004141FC"/>
    <w:rsid w:val="00414B84"/>
    <w:rsid w:val="00415BE1"/>
    <w:rsid w:val="00416DAA"/>
    <w:rsid w:val="00416FD0"/>
    <w:rsid w:val="0041701C"/>
    <w:rsid w:val="00417399"/>
    <w:rsid w:val="004173B5"/>
    <w:rsid w:val="0041744B"/>
    <w:rsid w:val="00421524"/>
    <w:rsid w:val="00421A75"/>
    <w:rsid w:val="0042222C"/>
    <w:rsid w:val="0042231F"/>
    <w:rsid w:val="00422EC3"/>
    <w:rsid w:val="0042348D"/>
    <w:rsid w:val="004237DC"/>
    <w:rsid w:val="0042402D"/>
    <w:rsid w:val="0042410B"/>
    <w:rsid w:val="00424B7C"/>
    <w:rsid w:val="00424F3B"/>
    <w:rsid w:val="00425C62"/>
    <w:rsid w:val="00426700"/>
    <w:rsid w:val="00427499"/>
    <w:rsid w:val="00427690"/>
    <w:rsid w:val="00427B48"/>
    <w:rsid w:val="00430673"/>
    <w:rsid w:val="00430CD0"/>
    <w:rsid w:val="00430F99"/>
    <w:rsid w:val="00431123"/>
    <w:rsid w:val="004314C1"/>
    <w:rsid w:val="00431C82"/>
    <w:rsid w:val="004327D9"/>
    <w:rsid w:val="004331DE"/>
    <w:rsid w:val="00433517"/>
    <w:rsid w:val="004337FE"/>
    <w:rsid w:val="0043436A"/>
    <w:rsid w:val="00434B6C"/>
    <w:rsid w:val="00434FF1"/>
    <w:rsid w:val="00435200"/>
    <w:rsid w:val="004353FB"/>
    <w:rsid w:val="0043560F"/>
    <w:rsid w:val="00435CB4"/>
    <w:rsid w:val="004369A0"/>
    <w:rsid w:val="00436AFE"/>
    <w:rsid w:val="00436E00"/>
    <w:rsid w:val="00436F68"/>
    <w:rsid w:val="0043708F"/>
    <w:rsid w:val="00437307"/>
    <w:rsid w:val="004408A7"/>
    <w:rsid w:val="00441664"/>
    <w:rsid w:val="00442825"/>
    <w:rsid w:val="004429EC"/>
    <w:rsid w:val="004433BF"/>
    <w:rsid w:val="00445244"/>
    <w:rsid w:val="00445AEF"/>
    <w:rsid w:val="004472D7"/>
    <w:rsid w:val="00447699"/>
    <w:rsid w:val="00447A68"/>
    <w:rsid w:val="00447EFB"/>
    <w:rsid w:val="00447FF2"/>
    <w:rsid w:val="0045025B"/>
    <w:rsid w:val="004504BA"/>
    <w:rsid w:val="00451776"/>
    <w:rsid w:val="00453020"/>
    <w:rsid w:val="004534CA"/>
    <w:rsid w:val="0045405B"/>
    <w:rsid w:val="0045410F"/>
    <w:rsid w:val="0045477B"/>
    <w:rsid w:val="00455532"/>
    <w:rsid w:val="00455783"/>
    <w:rsid w:val="00456C5E"/>
    <w:rsid w:val="00457D06"/>
    <w:rsid w:val="00460D07"/>
    <w:rsid w:val="00460D1A"/>
    <w:rsid w:val="00461CD1"/>
    <w:rsid w:val="00461F76"/>
    <w:rsid w:val="00463001"/>
    <w:rsid w:val="00463972"/>
    <w:rsid w:val="00465247"/>
    <w:rsid w:val="00465F44"/>
    <w:rsid w:val="00466192"/>
    <w:rsid w:val="00471567"/>
    <w:rsid w:val="0047168B"/>
    <w:rsid w:val="004743E6"/>
    <w:rsid w:val="00474603"/>
    <w:rsid w:val="00475489"/>
    <w:rsid w:val="00475EE1"/>
    <w:rsid w:val="00476309"/>
    <w:rsid w:val="0047637F"/>
    <w:rsid w:val="00476692"/>
    <w:rsid w:val="00476967"/>
    <w:rsid w:val="00476F24"/>
    <w:rsid w:val="00477080"/>
    <w:rsid w:val="00477E0C"/>
    <w:rsid w:val="004802B4"/>
    <w:rsid w:val="004824E1"/>
    <w:rsid w:val="0048288A"/>
    <w:rsid w:val="00483F11"/>
    <w:rsid w:val="004841B2"/>
    <w:rsid w:val="004862EE"/>
    <w:rsid w:val="00486A8A"/>
    <w:rsid w:val="00486C86"/>
    <w:rsid w:val="004872C5"/>
    <w:rsid w:val="004873B3"/>
    <w:rsid w:val="004902C2"/>
    <w:rsid w:val="00491206"/>
    <w:rsid w:val="004912A1"/>
    <w:rsid w:val="00491FB8"/>
    <w:rsid w:val="0049242A"/>
    <w:rsid w:val="004926CE"/>
    <w:rsid w:val="00492A97"/>
    <w:rsid w:val="00492F67"/>
    <w:rsid w:val="00493DC1"/>
    <w:rsid w:val="0049420D"/>
    <w:rsid w:val="004945A7"/>
    <w:rsid w:val="00494E6E"/>
    <w:rsid w:val="00495C2B"/>
    <w:rsid w:val="00496029"/>
    <w:rsid w:val="004975BD"/>
    <w:rsid w:val="004977D6"/>
    <w:rsid w:val="00497960"/>
    <w:rsid w:val="004A1DC0"/>
    <w:rsid w:val="004A2379"/>
    <w:rsid w:val="004A2B30"/>
    <w:rsid w:val="004A346B"/>
    <w:rsid w:val="004A36A3"/>
    <w:rsid w:val="004A466D"/>
    <w:rsid w:val="004A5275"/>
    <w:rsid w:val="004A5864"/>
    <w:rsid w:val="004A5A26"/>
    <w:rsid w:val="004A5B38"/>
    <w:rsid w:val="004A64E1"/>
    <w:rsid w:val="004A6A11"/>
    <w:rsid w:val="004A6F9E"/>
    <w:rsid w:val="004B01CA"/>
    <w:rsid w:val="004B027E"/>
    <w:rsid w:val="004B08EA"/>
    <w:rsid w:val="004B0E66"/>
    <w:rsid w:val="004B2BED"/>
    <w:rsid w:val="004B2D2A"/>
    <w:rsid w:val="004B35E9"/>
    <w:rsid w:val="004B3D3C"/>
    <w:rsid w:val="004B4337"/>
    <w:rsid w:val="004B46D3"/>
    <w:rsid w:val="004B4990"/>
    <w:rsid w:val="004B52BD"/>
    <w:rsid w:val="004B66E7"/>
    <w:rsid w:val="004B7061"/>
    <w:rsid w:val="004C00CA"/>
    <w:rsid w:val="004C058C"/>
    <w:rsid w:val="004C0F96"/>
    <w:rsid w:val="004C105E"/>
    <w:rsid w:val="004C304A"/>
    <w:rsid w:val="004C3750"/>
    <w:rsid w:val="004C719C"/>
    <w:rsid w:val="004C7807"/>
    <w:rsid w:val="004C7939"/>
    <w:rsid w:val="004C7D5D"/>
    <w:rsid w:val="004D04FD"/>
    <w:rsid w:val="004D1511"/>
    <w:rsid w:val="004D18B5"/>
    <w:rsid w:val="004D1B04"/>
    <w:rsid w:val="004D2581"/>
    <w:rsid w:val="004D4A02"/>
    <w:rsid w:val="004D6332"/>
    <w:rsid w:val="004D724A"/>
    <w:rsid w:val="004D7563"/>
    <w:rsid w:val="004D782B"/>
    <w:rsid w:val="004D7D4B"/>
    <w:rsid w:val="004E0943"/>
    <w:rsid w:val="004E1CC9"/>
    <w:rsid w:val="004E2545"/>
    <w:rsid w:val="004E2695"/>
    <w:rsid w:val="004E281C"/>
    <w:rsid w:val="004E3AE1"/>
    <w:rsid w:val="004E403F"/>
    <w:rsid w:val="004E47DD"/>
    <w:rsid w:val="004E4ADA"/>
    <w:rsid w:val="004E4BE0"/>
    <w:rsid w:val="004E4F41"/>
    <w:rsid w:val="004E6516"/>
    <w:rsid w:val="004E6B84"/>
    <w:rsid w:val="004E727D"/>
    <w:rsid w:val="004E780B"/>
    <w:rsid w:val="004E7972"/>
    <w:rsid w:val="004E7AB6"/>
    <w:rsid w:val="004E7E8A"/>
    <w:rsid w:val="004F0D2F"/>
    <w:rsid w:val="004F237E"/>
    <w:rsid w:val="004F2897"/>
    <w:rsid w:val="004F2B47"/>
    <w:rsid w:val="004F4186"/>
    <w:rsid w:val="004F533A"/>
    <w:rsid w:val="004F5505"/>
    <w:rsid w:val="004F68E6"/>
    <w:rsid w:val="004F6FDE"/>
    <w:rsid w:val="004F6FE6"/>
    <w:rsid w:val="004F7A16"/>
    <w:rsid w:val="004F7E82"/>
    <w:rsid w:val="004F7F9D"/>
    <w:rsid w:val="005005DE"/>
    <w:rsid w:val="00502E30"/>
    <w:rsid w:val="0050356B"/>
    <w:rsid w:val="00503707"/>
    <w:rsid w:val="00503A28"/>
    <w:rsid w:val="00503A58"/>
    <w:rsid w:val="00505C88"/>
    <w:rsid w:val="00505FFE"/>
    <w:rsid w:val="005069A8"/>
    <w:rsid w:val="00507AC3"/>
    <w:rsid w:val="00507D67"/>
    <w:rsid w:val="00510AA9"/>
    <w:rsid w:val="005118C8"/>
    <w:rsid w:val="00511EF3"/>
    <w:rsid w:val="00512421"/>
    <w:rsid w:val="00514007"/>
    <w:rsid w:val="0051436F"/>
    <w:rsid w:val="005143BA"/>
    <w:rsid w:val="00514654"/>
    <w:rsid w:val="00514A24"/>
    <w:rsid w:val="00514C6F"/>
    <w:rsid w:val="00515B20"/>
    <w:rsid w:val="00515EDA"/>
    <w:rsid w:val="00516F19"/>
    <w:rsid w:val="00517172"/>
    <w:rsid w:val="00517BAC"/>
    <w:rsid w:val="00521AEE"/>
    <w:rsid w:val="00522DE3"/>
    <w:rsid w:val="00523688"/>
    <w:rsid w:val="00523C36"/>
    <w:rsid w:val="0052478C"/>
    <w:rsid w:val="0052537B"/>
    <w:rsid w:val="00525668"/>
    <w:rsid w:val="00525B80"/>
    <w:rsid w:val="00525B8D"/>
    <w:rsid w:val="00525C91"/>
    <w:rsid w:val="00525D45"/>
    <w:rsid w:val="00525FE9"/>
    <w:rsid w:val="0052614A"/>
    <w:rsid w:val="00526BB9"/>
    <w:rsid w:val="00527532"/>
    <w:rsid w:val="00527B2B"/>
    <w:rsid w:val="0053025C"/>
    <w:rsid w:val="00530311"/>
    <w:rsid w:val="00530880"/>
    <w:rsid w:val="005313C5"/>
    <w:rsid w:val="005316F5"/>
    <w:rsid w:val="0053176B"/>
    <w:rsid w:val="00532543"/>
    <w:rsid w:val="00533653"/>
    <w:rsid w:val="00533B85"/>
    <w:rsid w:val="00533DAB"/>
    <w:rsid w:val="00533F4E"/>
    <w:rsid w:val="00534007"/>
    <w:rsid w:val="005348CA"/>
    <w:rsid w:val="00534E46"/>
    <w:rsid w:val="00535241"/>
    <w:rsid w:val="00535E80"/>
    <w:rsid w:val="005362CC"/>
    <w:rsid w:val="005369B2"/>
    <w:rsid w:val="00536F3F"/>
    <w:rsid w:val="005370B0"/>
    <w:rsid w:val="005374D8"/>
    <w:rsid w:val="00537543"/>
    <w:rsid w:val="005376B1"/>
    <w:rsid w:val="00540033"/>
    <w:rsid w:val="00540328"/>
    <w:rsid w:val="00540696"/>
    <w:rsid w:val="00540DA3"/>
    <w:rsid w:val="005419DE"/>
    <w:rsid w:val="00541DF1"/>
    <w:rsid w:val="005420D8"/>
    <w:rsid w:val="00542AB1"/>
    <w:rsid w:val="00542C16"/>
    <w:rsid w:val="0054350F"/>
    <w:rsid w:val="00544B1E"/>
    <w:rsid w:val="00544D30"/>
    <w:rsid w:val="00545287"/>
    <w:rsid w:val="00545DB6"/>
    <w:rsid w:val="0054608A"/>
    <w:rsid w:val="0054686B"/>
    <w:rsid w:val="00546DF7"/>
    <w:rsid w:val="005472AD"/>
    <w:rsid w:val="005506C4"/>
    <w:rsid w:val="005510D1"/>
    <w:rsid w:val="00551120"/>
    <w:rsid w:val="00552345"/>
    <w:rsid w:val="00552667"/>
    <w:rsid w:val="005528A3"/>
    <w:rsid w:val="00553AA5"/>
    <w:rsid w:val="00553C5C"/>
    <w:rsid w:val="00554AD8"/>
    <w:rsid w:val="0055559E"/>
    <w:rsid w:val="005564B5"/>
    <w:rsid w:val="005568F9"/>
    <w:rsid w:val="00556D1D"/>
    <w:rsid w:val="005617EF"/>
    <w:rsid w:val="00562ABA"/>
    <w:rsid w:val="00562ACD"/>
    <w:rsid w:val="00563867"/>
    <w:rsid w:val="005652F3"/>
    <w:rsid w:val="0056539F"/>
    <w:rsid w:val="0056544D"/>
    <w:rsid w:val="00565E28"/>
    <w:rsid w:val="005669DC"/>
    <w:rsid w:val="0056745E"/>
    <w:rsid w:val="00567CE3"/>
    <w:rsid w:val="00567D74"/>
    <w:rsid w:val="0057002D"/>
    <w:rsid w:val="005700A4"/>
    <w:rsid w:val="005712CF"/>
    <w:rsid w:val="00571FEF"/>
    <w:rsid w:val="00572062"/>
    <w:rsid w:val="00572558"/>
    <w:rsid w:val="005726CD"/>
    <w:rsid w:val="005727B6"/>
    <w:rsid w:val="00573103"/>
    <w:rsid w:val="005732BC"/>
    <w:rsid w:val="005733AD"/>
    <w:rsid w:val="00573DE9"/>
    <w:rsid w:val="00573F09"/>
    <w:rsid w:val="0057435A"/>
    <w:rsid w:val="00574842"/>
    <w:rsid w:val="005749CA"/>
    <w:rsid w:val="00574C60"/>
    <w:rsid w:val="00575F57"/>
    <w:rsid w:val="005762E9"/>
    <w:rsid w:val="00577A82"/>
    <w:rsid w:val="005802DC"/>
    <w:rsid w:val="005802FD"/>
    <w:rsid w:val="00580F2D"/>
    <w:rsid w:val="005810F4"/>
    <w:rsid w:val="005819AB"/>
    <w:rsid w:val="00584426"/>
    <w:rsid w:val="00584C22"/>
    <w:rsid w:val="005854A3"/>
    <w:rsid w:val="005855AD"/>
    <w:rsid w:val="0058590F"/>
    <w:rsid w:val="00586939"/>
    <w:rsid w:val="00590853"/>
    <w:rsid w:val="00590F64"/>
    <w:rsid w:val="00591FA5"/>
    <w:rsid w:val="00592AE8"/>
    <w:rsid w:val="00592BCC"/>
    <w:rsid w:val="0059326A"/>
    <w:rsid w:val="00595BD5"/>
    <w:rsid w:val="00596380"/>
    <w:rsid w:val="0059652F"/>
    <w:rsid w:val="00596763"/>
    <w:rsid w:val="00597B63"/>
    <w:rsid w:val="00597D3E"/>
    <w:rsid w:val="005A0275"/>
    <w:rsid w:val="005A17BA"/>
    <w:rsid w:val="005A1936"/>
    <w:rsid w:val="005A1AD4"/>
    <w:rsid w:val="005A2005"/>
    <w:rsid w:val="005A2675"/>
    <w:rsid w:val="005A2F7D"/>
    <w:rsid w:val="005A41F4"/>
    <w:rsid w:val="005A4842"/>
    <w:rsid w:val="005A4B9C"/>
    <w:rsid w:val="005A516D"/>
    <w:rsid w:val="005A5693"/>
    <w:rsid w:val="005A6171"/>
    <w:rsid w:val="005A6234"/>
    <w:rsid w:val="005A62DA"/>
    <w:rsid w:val="005A633E"/>
    <w:rsid w:val="005A660F"/>
    <w:rsid w:val="005A6843"/>
    <w:rsid w:val="005A6A42"/>
    <w:rsid w:val="005A6B3D"/>
    <w:rsid w:val="005B04BB"/>
    <w:rsid w:val="005B0B14"/>
    <w:rsid w:val="005B159A"/>
    <w:rsid w:val="005B19E8"/>
    <w:rsid w:val="005B234B"/>
    <w:rsid w:val="005B2AEC"/>
    <w:rsid w:val="005B355A"/>
    <w:rsid w:val="005B4104"/>
    <w:rsid w:val="005B42D5"/>
    <w:rsid w:val="005B49F5"/>
    <w:rsid w:val="005B4AF1"/>
    <w:rsid w:val="005B5000"/>
    <w:rsid w:val="005B560D"/>
    <w:rsid w:val="005B6BA7"/>
    <w:rsid w:val="005B6C00"/>
    <w:rsid w:val="005B6F9B"/>
    <w:rsid w:val="005B79ED"/>
    <w:rsid w:val="005C00D4"/>
    <w:rsid w:val="005C0DEC"/>
    <w:rsid w:val="005C19C9"/>
    <w:rsid w:val="005C289E"/>
    <w:rsid w:val="005C36F2"/>
    <w:rsid w:val="005C4862"/>
    <w:rsid w:val="005C4D65"/>
    <w:rsid w:val="005C5B42"/>
    <w:rsid w:val="005C6A62"/>
    <w:rsid w:val="005C76DA"/>
    <w:rsid w:val="005C7761"/>
    <w:rsid w:val="005D0212"/>
    <w:rsid w:val="005D1482"/>
    <w:rsid w:val="005D2588"/>
    <w:rsid w:val="005D272E"/>
    <w:rsid w:val="005D3677"/>
    <w:rsid w:val="005D38D7"/>
    <w:rsid w:val="005D3A97"/>
    <w:rsid w:val="005D5BE8"/>
    <w:rsid w:val="005D5F27"/>
    <w:rsid w:val="005D5FF7"/>
    <w:rsid w:val="005D60EE"/>
    <w:rsid w:val="005D655A"/>
    <w:rsid w:val="005D69C0"/>
    <w:rsid w:val="005D734C"/>
    <w:rsid w:val="005D7A22"/>
    <w:rsid w:val="005E0276"/>
    <w:rsid w:val="005E0D8D"/>
    <w:rsid w:val="005E12A1"/>
    <w:rsid w:val="005E242E"/>
    <w:rsid w:val="005E2B63"/>
    <w:rsid w:val="005E2F41"/>
    <w:rsid w:val="005E3745"/>
    <w:rsid w:val="005E45FE"/>
    <w:rsid w:val="005E47D5"/>
    <w:rsid w:val="005E5D64"/>
    <w:rsid w:val="005E5F22"/>
    <w:rsid w:val="005E671F"/>
    <w:rsid w:val="005E6AEC"/>
    <w:rsid w:val="005E7122"/>
    <w:rsid w:val="005E753C"/>
    <w:rsid w:val="005E7A2B"/>
    <w:rsid w:val="005F1480"/>
    <w:rsid w:val="005F2298"/>
    <w:rsid w:val="005F316D"/>
    <w:rsid w:val="005F3723"/>
    <w:rsid w:val="005F4AAA"/>
    <w:rsid w:val="005F54A5"/>
    <w:rsid w:val="005F54D2"/>
    <w:rsid w:val="005F6E9B"/>
    <w:rsid w:val="005F79FC"/>
    <w:rsid w:val="00601596"/>
    <w:rsid w:val="00602E2D"/>
    <w:rsid w:val="006032A8"/>
    <w:rsid w:val="00603573"/>
    <w:rsid w:val="00603644"/>
    <w:rsid w:val="00603684"/>
    <w:rsid w:val="00603A76"/>
    <w:rsid w:val="0060476B"/>
    <w:rsid w:val="0060497F"/>
    <w:rsid w:val="00605012"/>
    <w:rsid w:val="00605353"/>
    <w:rsid w:val="006062A0"/>
    <w:rsid w:val="006068C1"/>
    <w:rsid w:val="00607139"/>
    <w:rsid w:val="00607B6D"/>
    <w:rsid w:val="00610AF4"/>
    <w:rsid w:val="00610C20"/>
    <w:rsid w:val="00610DCD"/>
    <w:rsid w:val="00610FC4"/>
    <w:rsid w:val="006117EB"/>
    <w:rsid w:val="006122C2"/>
    <w:rsid w:val="00612787"/>
    <w:rsid w:val="00612DF3"/>
    <w:rsid w:val="00613518"/>
    <w:rsid w:val="00613A42"/>
    <w:rsid w:val="00613E97"/>
    <w:rsid w:val="00614464"/>
    <w:rsid w:val="006149F8"/>
    <w:rsid w:val="00615155"/>
    <w:rsid w:val="0061590B"/>
    <w:rsid w:val="00615B4C"/>
    <w:rsid w:val="00615F50"/>
    <w:rsid w:val="00616B92"/>
    <w:rsid w:val="00617067"/>
    <w:rsid w:val="00617879"/>
    <w:rsid w:val="00617C56"/>
    <w:rsid w:val="00620A81"/>
    <w:rsid w:val="00620D57"/>
    <w:rsid w:val="00620F1F"/>
    <w:rsid w:val="0062209E"/>
    <w:rsid w:val="006234A3"/>
    <w:rsid w:val="00623FB2"/>
    <w:rsid w:val="006252CD"/>
    <w:rsid w:val="0062673F"/>
    <w:rsid w:val="00626843"/>
    <w:rsid w:val="00626981"/>
    <w:rsid w:val="006269FB"/>
    <w:rsid w:val="00626E24"/>
    <w:rsid w:val="00630893"/>
    <w:rsid w:val="00630DD3"/>
    <w:rsid w:val="006315D9"/>
    <w:rsid w:val="00631C8A"/>
    <w:rsid w:val="006324BD"/>
    <w:rsid w:val="0063266E"/>
    <w:rsid w:val="00632972"/>
    <w:rsid w:val="00633037"/>
    <w:rsid w:val="006337D7"/>
    <w:rsid w:val="006337DE"/>
    <w:rsid w:val="0063390F"/>
    <w:rsid w:val="006340E4"/>
    <w:rsid w:val="00634640"/>
    <w:rsid w:val="006352EA"/>
    <w:rsid w:val="0063567C"/>
    <w:rsid w:val="00635700"/>
    <w:rsid w:val="006359CE"/>
    <w:rsid w:val="006360BB"/>
    <w:rsid w:val="00636877"/>
    <w:rsid w:val="006371FD"/>
    <w:rsid w:val="006403FB"/>
    <w:rsid w:val="0064057B"/>
    <w:rsid w:val="006424A9"/>
    <w:rsid w:val="00642508"/>
    <w:rsid w:val="00642CFA"/>
    <w:rsid w:val="006434D8"/>
    <w:rsid w:val="00643904"/>
    <w:rsid w:val="006442EB"/>
    <w:rsid w:val="006456F7"/>
    <w:rsid w:val="00645947"/>
    <w:rsid w:val="00646422"/>
    <w:rsid w:val="00646E31"/>
    <w:rsid w:val="00647242"/>
    <w:rsid w:val="006478F7"/>
    <w:rsid w:val="00647CCB"/>
    <w:rsid w:val="00647EB9"/>
    <w:rsid w:val="00650658"/>
    <w:rsid w:val="00650D5A"/>
    <w:rsid w:val="00652460"/>
    <w:rsid w:val="00652D81"/>
    <w:rsid w:val="006543A4"/>
    <w:rsid w:val="00655B0C"/>
    <w:rsid w:val="00655DA0"/>
    <w:rsid w:val="00655DE5"/>
    <w:rsid w:val="00656621"/>
    <w:rsid w:val="00657E79"/>
    <w:rsid w:val="006606B1"/>
    <w:rsid w:val="00660922"/>
    <w:rsid w:val="00661745"/>
    <w:rsid w:val="00661DB5"/>
    <w:rsid w:val="00661E2C"/>
    <w:rsid w:val="0066233B"/>
    <w:rsid w:val="006625EE"/>
    <w:rsid w:val="006632DF"/>
    <w:rsid w:val="006633E5"/>
    <w:rsid w:val="00664478"/>
    <w:rsid w:val="00664D6F"/>
    <w:rsid w:val="006652BD"/>
    <w:rsid w:val="006655FD"/>
    <w:rsid w:val="00666A40"/>
    <w:rsid w:val="00670731"/>
    <w:rsid w:val="0067139E"/>
    <w:rsid w:val="006713D6"/>
    <w:rsid w:val="0067190B"/>
    <w:rsid w:val="0067232F"/>
    <w:rsid w:val="0067259A"/>
    <w:rsid w:val="00672726"/>
    <w:rsid w:val="0067284C"/>
    <w:rsid w:val="0067329B"/>
    <w:rsid w:val="006738EC"/>
    <w:rsid w:val="00673E7F"/>
    <w:rsid w:val="00674440"/>
    <w:rsid w:val="006754FC"/>
    <w:rsid w:val="00677981"/>
    <w:rsid w:val="00680069"/>
    <w:rsid w:val="00680386"/>
    <w:rsid w:val="00682220"/>
    <w:rsid w:val="006822A6"/>
    <w:rsid w:val="006824B7"/>
    <w:rsid w:val="006826B6"/>
    <w:rsid w:val="00684F9C"/>
    <w:rsid w:val="00685C89"/>
    <w:rsid w:val="00686E6C"/>
    <w:rsid w:val="00686FFB"/>
    <w:rsid w:val="0068740A"/>
    <w:rsid w:val="006878A0"/>
    <w:rsid w:val="006878D7"/>
    <w:rsid w:val="00687AAC"/>
    <w:rsid w:val="00687E0A"/>
    <w:rsid w:val="00690B06"/>
    <w:rsid w:val="006915F9"/>
    <w:rsid w:val="00692192"/>
    <w:rsid w:val="006924CA"/>
    <w:rsid w:val="00693085"/>
    <w:rsid w:val="00693110"/>
    <w:rsid w:val="0069334C"/>
    <w:rsid w:val="006940EA"/>
    <w:rsid w:val="0069459D"/>
    <w:rsid w:val="00695246"/>
    <w:rsid w:val="00695308"/>
    <w:rsid w:val="0069622C"/>
    <w:rsid w:val="00696AF3"/>
    <w:rsid w:val="0069705B"/>
    <w:rsid w:val="00697A59"/>
    <w:rsid w:val="006A01CB"/>
    <w:rsid w:val="006A0A45"/>
    <w:rsid w:val="006A1378"/>
    <w:rsid w:val="006A305F"/>
    <w:rsid w:val="006A3C95"/>
    <w:rsid w:val="006A41B3"/>
    <w:rsid w:val="006A4B92"/>
    <w:rsid w:val="006A4EBF"/>
    <w:rsid w:val="006A647A"/>
    <w:rsid w:val="006A737C"/>
    <w:rsid w:val="006A7DEC"/>
    <w:rsid w:val="006B0D06"/>
    <w:rsid w:val="006B13B6"/>
    <w:rsid w:val="006B1944"/>
    <w:rsid w:val="006B2B04"/>
    <w:rsid w:val="006B2BE7"/>
    <w:rsid w:val="006B4786"/>
    <w:rsid w:val="006B4DDD"/>
    <w:rsid w:val="006B4E21"/>
    <w:rsid w:val="006B5A5D"/>
    <w:rsid w:val="006B6DF1"/>
    <w:rsid w:val="006B6EC8"/>
    <w:rsid w:val="006B79A2"/>
    <w:rsid w:val="006C0EC9"/>
    <w:rsid w:val="006C0FBF"/>
    <w:rsid w:val="006C1E87"/>
    <w:rsid w:val="006C2F34"/>
    <w:rsid w:val="006C5F88"/>
    <w:rsid w:val="006C61E3"/>
    <w:rsid w:val="006C65CC"/>
    <w:rsid w:val="006D10D0"/>
    <w:rsid w:val="006D1A87"/>
    <w:rsid w:val="006D33E7"/>
    <w:rsid w:val="006D3AA7"/>
    <w:rsid w:val="006D5E62"/>
    <w:rsid w:val="006D60D0"/>
    <w:rsid w:val="006D7246"/>
    <w:rsid w:val="006D75FD"/>
    <w:rsid w:val="006D7694"/>
    <w:rsid w:val="006D7945"/>
    <w:rsid w:val="006D7B0A"/>
    <w:rsid w:val="006E01B6"/>
    <w:rsid w:val="006E2FED"/>
    <w:rsid w:val="006E3950"/>
    <w:rsid w:val="006E3E10"/>
    <w:rsid w:val="006E465D"/>
    <w:rsid w:val="006E4E46"/>
    <w:rsid w:val="006E4FCB"/>
    <w:rsid w:val="006E7B9A"/>
    <w:rsid w:val="006F1284"/>
    <w:rsid w:val="006F27DE"/>
    <w:rsid w:val="006F33FF"/>
    <w:rsid w:val="006F40E8"/>
    <w:rsid w:val="006F4128"/>
    <w:rsid w:val="006F4CCC"/>
    <w:rsid w:val="006F5BDE"/>
    <w:rsid w:val="00700010"/>
    <w:rsid w:val="0070080C"/>
    <w:rsid w:val="00700CDD"/>
    <w:rsid w:val="007012EC"/>
    <w:rsid w:val="00701B17"/>
    <w:rsid w:val="0070203F"/>
    <w:rsid w:val="007042FF"/>
    <w:rsid w:val="007051F8"/>
    <w:rsid w:val="00705A37"/>
    <w:rsid w:val="007063B2"/>
    <w:rsid w:val="00706A95"/>
    <w:rsid w:val="0071097D"/>
    <w:rsid w:val="00710A09"/>
    <w:rsid w:val="00710B67"/>
    <w:rsid w:val="00711D09"/>
    <w:rsid w:val="0071203D"/>
    <w:rsid w:val="007128BD"/>
    <w:rsid w:val="007139EA"/>
    <w:rsid w:val="007144AA"/>
    <w:rsid w:val="00714DDF"/>
    <w:rsid w:val="00714DE8"/>
    <w:rsid w:val="007155E0"/>
    <w:rsid w:val="00715CB5"/>
    <w:rsid w:val="007160C4"/>
    <w:rsid w:val="00716825"/>
    <w:rsid w:val="0071716F"/>
    <w:rsid w:val="007177EA"/>
    <w:rsid w:val="00717811"/>
    <w:rsid w:val="007207C4"/>
    <w:rsid w:val="00720973"/>
    <w:rsid w:val="0072098E"/>
    <w:rsid w:val="007210D0"/>
    <w:rsid w:val="0072180E"/>
    <w:rsid w:val="007219D3"/>
    <w:rsid w:val="00721EE9"/>
    <w:rsid w:val="00722F0D"/>
    <w:rsid w:val="007244E7"/>
    <w:rsid w:val="00725FBB"/>
    <w:rsid w:val="007279F7"/>
    <w:rsid w:val="00727A3E"/>
    <w:rsid w:val="00727B23"/>
    <w:rsid w:val="007307C4"/>
    <w:rsid w:val="00730A1B"/>
    <w:rsid w:val="00732115"/>
    <w:rsid w:val="0073306D"/>
    <w:rsid w:val="00733D71"/>
    <w:rsid w:val="00733F20"/>
    <w:rsid w:val="00734195"/>
    <w:rsid w:val="007341F1"/>
    <w:rsid w:val="00734BB1"/>
    <w:rsid w:val="00736A1E"/>
    <w:rsid w:val="0073705E"/>
    <w:rsid w:val="00737703"/>
    <w:rsid w:val="00737D1E"/>
    <w:rsid w:val="00737E62"/>
    <w:rsid w:val="00740C2B"/>
    <w:rsid w:val="007419F6"/>
    <w:rsid w:val="00741D99"/>
    <w:rsid w:val="007425C8"/>
    <w:rsid w:val="00742F83"/>
    <w:rsid w:val="00743A84"/>
    <w:rsid w:val="007440D6"/>
    <w:rsid w:val="00744798"/>
    <w:rsid w:val="00744F23"/>
    <w:rsid w:val="00745270"/>
    <w:rsid w:val="00745302"/>
    <w:rsid w:val="0074533E"/>
    <w:rsid w:val="0074571F"/>
    <w:rsid w:val="007462B4"/>
    <w:rsid w:val="0074652F"/>
    <w:rsid w:val="00746993"/>
    <w:rsid w:val="00747E82"/>
    <w:rsid w:val="0075009A"/>
    <w:rsid w:val="007509F6"/>
    <w:rsid w:val="007516B6"/>
    <w:rsid w:val="00751AF2"/>
    <w:rsid w:val="00752B15"/>
    <w:rsid w:val="007531B5"/>
    <w:rsid w:val="00755366"/>
    <w:rsid w:val="00755575"/>
    <w:rsid w:val="00755DDF"/>
    <w:rsid w:val="0075649A"/>
    <w:rsid w:val="00756935"/>
    <w:rsid w:val="00757C8D"/>
    <w:rsid w:val="0076039D"/>
    <w:rsid w:val="00760618"/>
    <w:rsid w:val="00760DB8"/>
    <w:rsid w:val="00761CE1"/>
    <w:rsid w:val="00762611"/>
    <w:rsid w:val="00763465"/>
    <w:rsid w:val="00763732"/>
    <w:rsid w:val="00763D9A"/>
    <w:rsid w:val="007645D6"/>
    <w:rsid w:val="007646CA"/>
    <w:rsid w:val="007648C0"/>
    <w:rsid w:val="007656F7"/>
    <w:rsid w:val="00765A14"/>
    <w:rsid w:val="00765A97"/>
    <w:rsid w:val="00765F84"/>
    <w:rsid w:val="0076725E"/>
    <w:rsid w:val="00767BB5"/>
    <w:rsid w:val="00767C0F"/>
    <w:rsid w:val="00770092"/>
    <w:rsid w:val="007707E1"/>
    <w:rsid w:val="007715D0"/>
    <w:rsid w:val="00771F0C"/>
    <w:rsid w:val="007725ED"/>
    <w:rsid w:val="007726A7"/>
    <w:rsid w:val="00772F76"/>
    <w:rsid w:val="00773729"/>
    <w:rsid w:val="00773BAD"/>
    <w:rsid w:val="00773E4B"/>
    <w:rsid w:val="00774B8D"/>
    <w:rsid w:val="00774F8C"/>
    <w:rsid w:val="007751A0"/>
    <w:rsid w:val="0077551F"/>
    <w:rsid w:val="00776EF5"/>
    <w:rsid w:val="007806F6"/>
    <w:rsid w:val="00780F4A"/>
    <w:rsid w:val="00781AB9"/>
    <w:rsid w:val="00782512"/>
    <w:rsid w:val="00784489"/>
    <w:rsid w:val="00784523"/>
    <w:rsid w:val="00784918"/>
    <w:rsid w:val="00785718"/>
    <w:rsid w:val="00785A9A"/>
    <w:rsid w:val="00785B28"/>
    <w:rsid w:val="00786A67"/>
    <w:rsid w:val="00787414"/>
    <w:rsid w:val="0078792D"/>
    <w:rsid w:val="00790273"/>
    <w:rsid w:val="00792361"/>
    <w:rsid w:val="007929AB"/>
    <w:rsid w:val="00792B1D"/>
    <w:rsid w:val="00793B1D"/>
    <w:rsid w:val="0079727E"/>
    <w:rsid w:val="007972E8"/>
    <w:rsid w:val="00797432"/>
    <w:rsid w:val="007978C1"/>
    <w:rsid w:val="007A0E5E"/>
    <w:rsid w:val="007A10C8"/>
    <w:rsid w:val="007A1325"/>
    <w:rsid w:val="007A3092"/>
    <w:rsid w:val="007A3B75"/>
    <w:rsid w:val="007A3F60"/>
    <w:rsid w:val="007A5598"/>
    <w:rsid w:val="007A5829"/>
    <w:rsid w:val="007A58A5"/>
    <w:rsid w:val="007A5ECB"/>
    <w:rsid w:val="007A6185"/>
    <w:rsid w:val="007A6DB7"/>
    <w:rsid w:val="007A7DE0"/>
    <w:rsid w:val="007B0058"/>
    <w:rsid w:val="007B0CFB"/>
    <w:rsid w:val="007B0E6A"/>
    <w:rsid w:val="007B2023"/>
    <w:rsid w:val="007B3D28"/>
    <w:rsid w:val="007B3D75"/>
    <w:rsid w:val="007B499F"/>
    <w:rsid w:val="007B4EEC"/>
    <w:rsid w:val="007B6478"/>
    <w:rsid w:val="007B6B9B"/>
    <w:rsid w:val="007B7014"/>
    <w:rsid w:val="007B714C"/>
    <w:rsid w:val="007B738D"/>
    <w:rsid w:val="007B75B0"/>
    <w:rsid w:val="007B7962"/>
    <w:rsid w:val="007B7DB3"/>
    <w:rsid w:val="007C14BB"/>
    <w:rsid w:val="007C1E06"/>
    <w:rsid w:val="007C200A"/>
    <w:rsid w:val="007C228F"/>
    <w:rsid w:val="007C3431"/>
    <w:rsid w:val="007C4E2D"/>
    <w:rsid w:val="007C6A00"/>
    <w:rsid w:val="007C6D3E"/>
    <w:rsid w:val="007C755C"/>
    <w:rsid w:val="007C7C85"/>
    <w:rsid w:val="007D0777"/>
    <w:rsid w:val="007D0AED"/>
    <w:rsid w:val="007D1DFF"/>
    <w:rsid w:val="007D25B3"/>
    <w:rsid w:val="007D2DED"/>
    <w:rsid w:val="007D3684"/>
    <w:rsid w:val="007D3C4C"/>
    <w:rsid w:val="007D3C80"/>
    <w:rsid w:val="007D4888"/>
    <w:rsid w:val="007D5137"/>
    <w:rsid w:val="007D6C1A"/>
    <w:rsid w:val="007D6FFA"/>
    <w:rsid w:val="007D7DF7"/>
    <w:rsid w:val="007E09EB"/>
    <w:rsid w:val="007E2156"/>
    <w:rsid w:val="007E3B33"/>
    <w:rsid w:val="007E3E35"/>
    <w:rsid w:val="007E569A"/>
    <w:rsid w:val="007E59B2"/>
    <w:rsid w:val="007E5F37"/>
    <w:rsid w:val="007E6F7F"/>
    <w:rsid w:val="007E7242"/>
    <w:rsid w:val="007E74B0"/>
    <w:rsid w:val="007F0BDD"/>
    <w:rsid w:val="007F0C88"/>
    <w:rsid w:val="007F2287"/>
    <w:rsid w:val="007F28E6"/>
    <w:rsid w:val="007F2FE8"/>
    <w:rsid w:val="007F32BE"/>
    <w:rsid w:val="007F3676"/>
    <w:rsid w:val="007F4E28"/>
    <w:rsid w:val="007F5334"/>
    <w:rsid w:val="007F53B8"/>
    <w:rsid w:val="007F6A65"/>
    <w:rsid w:val="007F7D54"/>
    <w:rsid w:val="008001E4"/>
    <w:rsid w:val="0080316D"/>
    <w:rsid w:val="008047FF"/>
    <w:rsid w:val="00804989"/>
    <w:rsid w:val="0080589E"/>
    <w:rsid w:val="008068A9"/>
    <w:rsid w:val="00807359"/>
    <w:rsid w:val="00807471"/>
    <w:rsid w:val="0080749D"/>
    <w:rsid w:val="00807D38"/>
    <w:rsid w:val="00810294"/>
    <w:rsid w:val="00811DF5"/>
    <w:rsid w:val="00812606"/>
    <w:rsid w:val="008129E0"/>
    <w:rsid w:val="00813221"/>
    <w:rsid w:val="0081397D"/>
    <w:rsid w:val="00813A1A"/>
    <w:rsid w:val="00813CDC"/>
    <w:rsid w:val="00813E22"/>
    <w:rsid w:val="008145D1"/>
    <w:rsid w:val="00816B27"/>
    <w:rsid w:val="00820FA5"/>
    <w:rsid w:val="0082183D"/>
    <w:rsid w:val="00821C2F"/>
    <w:rsid w:val="00823091"/>
    <w:rsid w:val="008238B9"/>
    <w:rsid w:val="008239E9"/>
    <w:rsid w:val="00823D39"/>
    <w:rsid w:val="00824E96"/>
    <w:rsid w:val="00825E75"/>
    <w:rsid w:val="00826814"/>
    <w:rsid w:val="00826B08"/>
    <w:rsid w:val="00826B9B"/>
    <w:rsid w:val="008277FB"/>
    <w:rsid w:val="008302A5"/>
    <w:rsid w:val="00830E96"/>
    <w:rsid w:val="008311FE"/>
    <w:rsid w:val="008317F2"/>
    <w:rsid w:val="00832007"/>
    <w:rsid w:val="0083235F"/>
    <w:rsid w:val="008323AF"/>
    <w:rsid w:val="00832AAA"/>
    <w:rsid w:val="00832D7A"/>
    <w:rsid w:val="00832EAE"/>
    <w:rsid w:val="00833695"/>
    <w:rsid w:val="00834031"/>
    <w:rsid w:val="00834412"/>
    <w:rsid w:val="00834BBB"/>
    <w:rsid w:val="00834E44"/>
    <w:rsid w:val="00835174"/>
    <w:rsid w:val="008360FF"/>
    <w:rsid w:val="00836317"/>
    <w:rsid w:val="008364D4"/>
    <w:rsid w:val="00837776"/>
    <w:rsid w:val="008412E1"/>
    <w:rsid w:val="00841998"/>
    <w:rsid w:val="00841DE7"/>
    <w:rsid w:val="008436A7"/>
    <w:rsid w:val="00844A1A"/>
    <w:rsid w:val="008456A7"/>
    <w:rsid w:val="00845C7B"/>
    <w:rsid w:val="00846057"/>
    <w:rsid w:val="0084613C"/>
    <w:rsid w:val="00847EC7"/>
    <w:rsid w:val="00850626"/>
    <w:rsid w:val="0085094B"/>
    <w:rsid w:val="008516CD"/>
    <w:rsid w:val="008524B4"/>
    <w:rsid w:val="008526B6"/>
    <w:rsid w:val="00852792"/>
    <w:rsid w:val="008527D4"/>
    <w:rsid w:val="008538EE"/>
    <w:rsid w:val="008547E0"/>
    <w:rsid w:val="008548A4"/>
    <w:rsid w:val="00854B6C"/>
    <w:rsid w:val="0085576F"/>
    <w:rsid w:val="00856828"/>
    <w:rsid w:val="008574A4"/>
    <w:rsid w:val="008579C5"/>
    <w:rsid w:val="00857C2E"/>
    <w:rsid w:val="0086136D"/>
    <w:rsid w:val="0086208F"/>
    <w:rsid w:val="0086269D"/>
    <w:rsid w:val="008632C9"/>
    <w:rsid w:val="00863D29"/>
    <w:rsid w:val="00864A65"/>
    <w:rsid w:val="00865080"/>
    <w:rsid w:val="00865477"/>
    <w:rsid w:val="00865769"/>
    <w:rsid w:val="008661C6"/>
    <w:rsid w:val="008664AF"/>
    <w:rsid w:val="00866BC8"/>
    <w:rsid w:val="00866C93"/>
    <w:rsid w:val="008709BF"/>
    <w:rsid w:val="00870B4E"/>
    <w:rsid w:val="00870F2F"/>
    <w:rsid w:val="00871737"/>
    <w:rsid w:val="0087185C"/>
    <w:rsid w:val="00872A09"/>
    <w:rsid w:val="0087369D"/>
    <w:rsid w:val="008737D7"/>
    <w:rsid w:val="00873F10"/>
    <w:rsid w:val="0087421D"/>
    <w:rsid w:val="00875CC8"/>
    <w:rsid w:val="00875EBD"/>
    <w:rsid w:val="00876A29"/>
    <w:rsid w:val="0087774C"/>
    <w:rsid w:val="00877D7D"/>
    <w:rsid w:val="00881427"/>
    <w:rsid w:val="00882700"/>
    <w:rsid w:val="00882F02"/>
    <w:rsid w:val="00884691"/>
    <w:rsid w:val="0088473A"/>
    <w:rsid w:val="0088482F"/>
    <w:rsid w:val="00884ADF"/>
    <w:rsid w:val="00886CB8"/>
    <w:rsid w:val="00887E85"/>
    <w:rsid w:val="00891C45"/>
    <w:rsid w:val="00891F8E"/>
    <w:rsid w:val="00891FAD"/>
    <w:rsid w:val="00892502"/>
    <w:rsid w:val="00893A71"/>
    <w:rsid w:val="00893E4E"/>
    <w:rsid w:val="0089410D"/>
    <w:rsid w:val="008944A2"/>
    <w:rsid w:val="0089738B"/>
    <w:rsid w:val="00897471"/>
    <w:rsid w:val="008A05EA"/>
    <w:rsid w:val="008A1171"/>
    <w:rsid w:val="008A20F3"/>
    <w:rsid w:val="008A352B"/>
    <w:rsid w:val="008A3C5D"/>
    <w:rsid w:val="008A4E49"/>
    <w:rsid w:val="008A5AD9"/>
    <w:rsid w:val="008A6168"/>
    <w:rsid w:val="008A74C7"/>
    <w:rsid w:val="008A77D2"/>
    <w:rsid w:val="008A7CF4"/>
    <w:rsid w:val="008B0456"/>
    <w:rsid w:val="008B067E"/>
    <w:rsid w:val="008B0BCB"/>
    <w:rsid w:val="008B1876"/>
    <w:rsid w:val="008B22C5"/>
    <w:rsid w:val="008B25ED"/>
    <w:rsid w:val="008B34BB"/>
    <w:rsid w:val="008B4615"/>
    <w:rsid w:val="008B4CF7"/>
    <w:rsid w:val="008B513B"/>
    <w:rsid w:val="008B5147"/>
    <w:rsid w:val="008B5A69"/>
    <w:rsid w:val="008B714F"/>
    <w:rsid w:val="008C1B6B"/>
    <w:rsid w:val="008C28EC"/>
    <w:rsid w:val="008C3513"/>
    <w:rsid w:val="008C3D61"/>
    <w:rsid w:val="008C3D9F"/>
    <w:rsid w:val="008C45D7"/>
    <w:rsid w:val="008C5478"/>
    <w:rsid w:val="008C577F"/>
    <w:rsid w:val="008C5E0F"/>
    <w:rsid w:val="008C609D"/>
    <w:rsid w:val="008C7A62"/>
    <w:rsid w:val="008D0E6E"/>
    <w:rsid w:val="008D1BF4"/>
    <w:rsid w:val="008D1EE4"/>
    <w:rsid w:val="008D2288"/>
    <w:rsid w:val="008D256B"/>
    <w:rsid w:val="008D273E"/>
    <w:rsid w:val="008D27C5"/>
    <w:rsid w:val="008D31F9"/>
    <w:rsid w:val="008D3AC4"/>
    <w:rsid w:val="008D41C2"/>
    <w:rsid w:val="008D41D7"/>
    <w:rsid w:val="008D4BD5"/>
    <w:rsid w:val="008D4D9C"/>
    <w:rsid w:val="008D5300"/>
    <w:rsid w:val="008D5C69"/>
    <w:rsid w:val="008D6E9A"/>
    <w:rsid w:val="008D6EA0"/>
    <w:rsid w:val="008D7B7E"/>
    <w:rsid w:val="008D7E47"/>
    <w:rsid w:val="008E0695"/>
    <w:rsid w:val="008E16F0"/>
    <w:rsid w:val="008E1BC1"/>
    <w:rsid w:val="008E20B3"/>
    <w:rsid w:val="008E2B4E"/>
    <w:rsid w:val="008E3312"/>
    <w:rsid w:val="008E339A"/>
    <w:rsid w:val="008E3955"/>
    <w:rsid w:val="008E3A3C"/>
    <w:rsid w:val="008E4936"/>
    <w:rsid w:val="008E755B"/>
    <w:rsid w:val="008E7988"/>
    <w:rsid w:val="008E7A9C"/>
    <w:rsid w:val="008F00C4"/>
    <w:rsid w:val="008F2054"/>
    <w:rsid w:val="008F2223"/>
    <w:rsid w:val="008F2C79"/>
    <w:rsid w:val="008F312A"/>
    <w:rsid w:val="008F3E91"/>
    <w:rsid w:val="008F40C0"/>
    <w:rsid w:val="008F4B92"/>
    <w:rsid w:val="008F54EC"/>
    <w:rsid w:val="008F62E4"/>
    <w:rsid w:val="008F6B90"/>
    <w:rsid w:val="008F741B"/>
    <w:rsid w:val="008F7674"/>
    <w:rsid w:val="009000C8"/>
    <w:rsid w:val="0090135E"/>
    <w:rsid w:val="00904951"/>
    <w:rsid w:val="00906039"/>
    <w:rsid w:val="00906652"/>
    <w:rsid w:val="00907438"/>
    <w:rsid w:val="0091087E"/>
    <w:rsid w:val="009108A4"/>
    <w:rsid w:val="0091231D"/>
    <w:rsid w:val="009125BD"/>
    <w:rsid w:val="00912955"/>
    <w:rsid w:val="00912ABC"/>
    <w:rsid w:val="0091422A"/>
    <w:rsid w:val="00914965"/>
    <w:rsid w:val="009149B9"/>
    <w:rsid w:val="00914C3A"/>
    <w:rsid w:val="0091555A"/>
    <w:rsid w:val="00915E17"/>
    <w:rsid w:val="009160DE"/>
    <w:rsid w:val="00916CD1"/>
    <w:rsid w:val="0091715E"/>
    <w:rsid w:val="00917BEE"/>
    <w:rsid w:val="009206C2"/>
    <w:rsid w:val="009208AB"/>
    <w:rsid w:val="00920931"/>
    <w:rsid w:val="00920BD6"/>
    <w:rsid w:val="009215CE"/>
    <w:rsid w:val="00922494"/>
    <w:rsid w:val="00923DFF"/>
    <w:rsid w:val="009245CE"/>
    <w:rsid w:val="0092474B"/>
    <w:rsid w:val="00924D54"/>
    <w:rsid w:val="00924F10"/>
    <w:rsid w:val="0092555C"/>
    <w:rsid w:val="009265EB"/>
    <w:rsid w:val="00926E89"/>
    <w:rsid w:val="009302C0"/>
    <w:rsid w:val="00931087"/>
    <w:rsid w:val="0093176C"/>
    <w:rsid w:val="00931FC0"/>
    <w:rsid w:val="00932398"/>
    <w:rsid w:val="0093322D"/>
    <w:rsid w:val="00933EA0"/>
    <w:rsid w:val="0093471E"/>
    <w:rsid w:val="00937744"/>
    <w:rsid w:val="00940092"/>
    <w:rsid w:val="00941C5E"/>
    <w:rsid w:val="00942AC2"/>
    <w:rsid w:val="00942B47"/>
    <w:rsid w:val="00942D32"/>
    <w:rsid w:val="009434D7"/>
    <w:rsid w:val="00944E76"/>
    <w:rsid w:val="009452D7"/>
    <w:rsid w:val="0094633A"/>
    <w:rsid w:val="00946CE9"/>
    <w:rsid w:val="00946D0B"/>
    <w:rsid w:val="00946D94"/>
    <w:rsid w:val="00947128"/>
    <w:rsid w:val="00947513"/>
    <w:rsid w:val="009476FE"/>
    <w:rsid w:val="00950496"/>
    <w:rsid w:val="00950E48"/>
    <w:rsid w:val="0095194B"/>
    <w:rsid w:val="00951C1E"/>
    <w:rsid w:val="00951E8A"/>
    <w:rsid w:val="00951F6E"/>
    <w:rsid w:val="009521A7"/>
    <w:rsid w:val="009521D0"/>
    <w:rsid w:val="00953CC5"/>
    <w:rsid w:val="00953F30"/>
    <w:rsid w:val="00954C43"/>
    <w:rsid w:val="009552C1"/>
    <w:rsid w:val="00956BD1"/>
    <w:rsid w:val="00957215"/>
    <w:rsid w:val="009577EF"/>
    <w:rsid w:val="00957DA6"/>
    <w:rsid w:val="00960DEF"/>
    <w:rsid w:val="0096118D"/>
    <w:rsid w:val="0096164C"/>
    <w:rsid w:val="00961EBE"/>
    <w:rsid w:val="00962BA0"/>
    <w:rsid w:val="00963B87"/>
    <w:rsid w:val="00963F20"/>
    <w:rsid w:val="00963FFA"/>
    <w:rsid w:val="009651EB"/>
    <w:rsid w:val="009659A2"/>
    <w:rsid w:val="00965EA3"/>
    <w:rsid w:val="009660CC"/>
    <w:rsid w:val="00966D85"/>
    <w:rsid w:val="00966E8D"/>
    <w:rsid w:val="009678BA"/>
    <w:rsid w:val="009711E3"/>
    <w:rsid w:val="00971AA5"/>
    <w:rsid w:val="00972392"/>
    <w:rsid w:val="00972880"/>
    <w:rsid w:val="009731B4"/>
    <w:rsid w:val="0097435D"/>
    <w:rsid w:val="00975191"/>
    <w:rsid w:val="00976485"/>
    <w:rsid w:val="009765FD"/>
    <w:rsid w:val="00976632"/>
    <w:rsid w:val="009779DF"/>
    <w:rsid w:val="009808FF"/>
    <w:rsid w:val="0098150E"/>
    <w:rsid w:val="00981F08"/>
    <w:rsid w:val="00982B8B"/>
    <w:rsid w:val="00983EA6"/>
    <w:rsid w:val="00983F9E"/>
    <w:rsid w:val="009841BD"/>
    <w:rsid w:val="009843DE"/>
    <w:rsid w:val="009857F6"/>
    <w:rsid w:val="00985B28"/>
    <w:rsid w:val="00986BA8"/>
    <w:rsid w:val="0098703C"/>
    <w:rsid w:val="00987C81"/>
    <w:rsid w:val="00990713"/>
    <w:rsid w:val="009916D7"/>
    <w:rsid w:val="00991AC4"/>
    <w:rsid w:val="00993229"/>
    <w:rsid w:val="00994231"/>
    <w:rsid w:val="00994D2D"/>
    <w:rsid w:val="009952A5"/>
    <w:rsid w:val="00995B70"/>
    <w:rsid w:val="00996029"/>
    <w:rsid w:val="0099686B"/>
    <w:rsid w:val="00997272"/>
    <w:rsid w:val="009973FB"/>
    <w:rsid w:val="009A0480"/>
    <w:rsid w:val="009A105D"/>
    <w:rsid w:val="009A2A1A"/>
    <w:rsid w:val="009A3476"/>
    <w:rsid w:val="009A36DC"/>
    <w:rsid w:val="009A4747"/>
    <w:rsid w:val="009A47DC"/>
    <w:rsid w:val="009A616B"/>
    <w:rsid w:val="009A6586"/>
    <w:rsid w:val="009A6854"/>
    <w:rsid w:val="009A6A9A"/>
    <w:rsid w:val="009A6F93"/>
    <w:rsid w:val="009A74A7"/>
    <w:rsid w:val="009A75C7"/>
    <w:rsid w:val="009B0268"/>
    <w:rsid w:val="009B0DBC"/>
    <w:rsid w:val="009B0DFB"/>
    <w:rsid w:val="009B1960"/>
    <w:rsid w:val="009B26B5"/>
    <w:rsid w:val="009B27F0"/>
    <w:rsid w:val="009B2EBB"/>
    <w:rsid w:val="009B3DBB"/>
    <w:rsid w:val="009B3F45"/>
    <w:rsid w:val="009B45D5"/>
    <w:rsid w:val="009B5995"/>
    <w:rsid w:val="009B5E30"/>
    <w:rsid w:val="009B6BE3"/>
    <w:rsid w:val="009B74EF"/>
    <w:rsid w:val="009B7FAA"/>
    <w:rsid w:val="009C0961"/>
    <w:rsid w:val="009C13CF"/>
    <w:rsid w:val="009C2165"/>
    <w:rsid w:val="009C22CE"/>
    <w:rsid w:val="009C2491"/>
    <w:rsid w:val="009C29A4"/>
    <w:rsid w:val="009C29E3"/>
    <w:rsid w:val="009C3014"/>
    <w:rsid w:val="009C378D"/>
    <w:rsid w:val="009C48A6"/>
    <w:rsid w:val="009C502E"/>
    <w:rsid w:val="009C592A"/>
    <w:rsid w:val="009C6810"/>
    <w:rsid w:val="009C6E2A"/>
    <w:rsid w:val="009C731C"/>
    <w:rsid w:val="009D08DD"/>
    <w:rsid w:val="009D1079"/>
    <w:rsid w:val="009D1ADA"/>
    <w:rsid w:val="009D1F4A"/>
    <w:rsid w:val="009D2053"/>
    <w:rsid w:val="009D2AB3"/>
    <w:rsid w:val="009D3763"/>
    <w:rsid w:val="009D4B56"/>
    <w:rsid w:val="009D4C48"/>
    <w:rsid w:val="009D4DE7"/>
    <w:rsid w:val="009D62EB"/>
    <w:rsid w:val="009D6FD9"/>
    <w:rsid w:val="009D7075"/>
    <w:rsid w:val="009D74A6"/>
    <w:rsid w:val="009E0457"/>
    <w:rsid w:val="009E079C"/>
    <w:rsid w:val="009E1359"/>
    <w:rsid w:val="009E17F0"/>
    <w:rsid w:val="009E1CD6"/>
    <w:rsid w:val="009E2392"/>
    <w:rsid w:val="009E2653"/>
    <w:rsid w:val="009E36A4"/>
    <w:rsid w:val="009E3F3C"/>
    <w:rsid w:val="009E3F3D"/>
    <w:rsid w:val="009E5796"/>
    <w:rsid w:val="009E5B76"/>
    <w:rsid w:val="009E5E04"/>
    <w:rsid w:val="009E6850"/>
    <w:rsid w:val="009E7340"/>
    <w:rsid w:val="009E74CD"/>
    <w:rsid w:val="009E7BA7"/>
    <w:rsid w:val="009F0122"/>
    <w:rsid w:val="009F058F"/>
    <w:rsid w:val="009F0957"/>
    <w:rsid w:val="009F20FD"/>
    <w:rsid w:val="009F28C3"/>
    <w:rsid w:val="009F2B99"/>
    <w:rsid w:val="009F2FCA"/>
    <w:rsid w:val="009F3926"/>
    <w:rsid w:val="009F535D"/>
    <w:rsid w:val="009F5513"/>
    <w:rsid w:val="009F5EB9"/>
    <w:rsid w:val="009F62D9"/>
    <w:rsid w:val="009F64D1"/>
    <w:rsid w:val="009F7F15"/>
    <w:rsid w:val="00A00F62"/>
    <w:rsid w:val="00A013BF"/>
    <w:rsid w:val="00A018CA"/>
    <w:rsid w:val="00A02344"/>
    <w:rsid w:val="00A0317B"/>
    <w:rsid w:val="00A031E2"/>
    <w:rsid w:val="00A0421B"/>
    <w:rsid w:val="00A0514A"/>
    <w:rsid w:val="00A052A6"/>
    <w:rsid w:val="00A05EDA"/>
    <w:rsid w:val="00A05F48"/>
    <w:rsid w:val="00A0669E"/>
    <w:rsid w:val="00A0791F"/>
    <w:rsid w:val="00A10158"/>
    <w:rsid w:val="00A10DAF"/>
    <w:rsid w:val="00A114CB"/>
    <w:rsid w:val="00A11610"/>
    <w:rsid w:val="00A11A53"/>
    <w:rsid w:val="00A12F15"/>
    <w:rsid w:val="00A12FF9"/>
    <w:rsid w:val="00A13910"/>
    <w:rsid w:val="00A13C2F"/>
    <w:rsid w:val="00A143B0"/>
    <w:rsid w:val="00A15086"/>
    <w:rsid w:val="00A1541F"/>
    <w:rsid w:val="00A1783A"/>
    <w:rsid w:val="00A20212"/>
    <w:rsid w:val="00A208F8"/>
    <w:rsid w:val="00A210A6"/>
    <w:rsid w:val="00A22A06"/>
    <w:rsid w:val="00A2354A"/>
    <w:rsid w:val="00A23B27"/>
    <w:rsid w:val="00A23D4A"/>
    <w:rsid w:val="00A23DAA"/>
    <w:rsid w:val="00A240E2"/>
    <w:rsid w:val="00A241E6"/>
    <w:rsid w:val="00A2420F"/>
    <w:rsid w:val="00A2529E"/>
    <w:rsid w:val="00A25C29"/>
    <w:rsid w:val="00A269AA"/>
    <w:rsid w:val="00A272CB"/>
    <w:rsid w:val="00A27358"/>
    <w:rsid w:val="00A27E59"/>
    <w:rsid w:val="00A31078"/>
    <w:rsid w:val="00A31264"/>
    <w:rsid w:val="00A3191B"/>
    <w:rsid w:val="00A323C4"/>
    <w:rsid w:val="00A32D91"/>
    <w:rsid w:val="00A32FD2"/>
    <w:rsid w:val="00A33042"/>
    <w:rsid w:val="00A3454F"/>
    <w:rsid w:val="00A34AF3"/>
    <w:rsid w:val="00A34E65"/>
    <w:rsid w:val="00A35160"/>
    <w:rsid w:val="00A35629"/>
    <w:rsid w:val="00A35C31"/>
    <w:rsid w:val="00A364CB"/>
    <w:rsid w:val="00A369C0"/>
    <w:rsid w:val="00A37735"/>
    <w:rsid w:val="00A37E2F"/>
    <w:rsid w:val="00A40170"/>
    <w:rsid w:val="00A4068C"/>
    <w:rsid w:val="00A40702"/>
    <w:rsid w:val="00A41A0C"/>
    <w:rsid w:val="00A41C49"/>
    <w:rsid w:val="00A43BB9"/>
    <w:rsid w:val="00A43D07"/>
    <w:rsid w:val="00A44FE2"/>
    <w:rsid w:val="00A45D34"/>
    <w:rsid w:val="00A469F3"/>
    <w:rsid w:val="00A500A5"/>
    <w:rsid w:val="00A51145"/>
    <w:rsid w:val="00A5162F"/>
    <w:rsid w:val="00A5192A"/>
    <w:rsid w:val="00A520B8"/>
    <w:rsid w:val="00A533D6"/>
    <w:rsid w:val="00A53B1A"/>
    <w:rsid w:val="00A5441F"/>
    <w:rsid w:val="00A54934"/>
    <w:rsid w:val="00A54AB4"/>
    <w:rsid w:val="00A55E78"/>
    <w:rsid w:val="00A56DC7"/>
    <w:rsid w:val="00A6127D"/>
    <w:rsid w:val="00A61C49"/>
    <w:rsid w:val="00A61DFD"/>
    <w:rsid w:val="00A6267B"/>
    <w:rsid w:val="00A6343D"/>
    <w:rsid w:val="00A63754"/>
    <w:rsid w:val="00A63AF9"/>
    <w:rsid w:val="00A63D7B"/>
    <w:rsid w:val="00A64D9B"/>
    <w:rsid w:val="00A651A7"/>
    <w:rsid w:val="00A6628D"/>
    <w:rsid w:val="00A6734D"/>
    <w:rsid w:val="00A7052F"/>
    <w:rsid w:val="00A706A5"/>
    <w:rsid w:val="00A71154"/>
    <w:rsid w:val="00A72258"/>
    <w:rsid w:val="00A724E7"/>
    <w:rsid w:val="00A73D32"/>
    <w:rsid w:val="00A7406A"/>
    <w:rsid w:val="00A74CD2"/>
    <w:rsid w:val="00A77A70"/>
    <w:rsid w:val="00A77AE7"/>
    <w:rsid w:val="00A80261"/>
    <w:rsid w:val="00A82900"/>
    <w:rsid w:val="00A82ABB"/>
    <w:rsid w:val="00A83929"/>
    <w:rsid w:val="00A8394E"/>
    <w:rsid w:val="00A83EAA"/>
    <w:rsid w:val="00A83EDC"/>
    <w:rsid w:val="00A84635"/>
    <w:rsid w:val="00A84A58"/>
    <w:rsid w:val="00A851F5"/>
    <w:rsid w:val="00A860D1"/>
    <w:rsid w:val="00A86947"/>
    <w:rsid w:val="00A871E2"/>
    <w:rsid w:val="00A87411"/>
    <w:rsid w:val="00A87F32"/>
    <w:rsid w:val="00A910D0"/>
    <w:rsid w:val="00A916F6"/>
    <w:rsid w:val="00A9174B"/>
    <w:rsid w:val="00A92705"/>
    <w:rsid w:val="00A92952"/>
    <w:rsid w:val="00A92ED4"/>
    <w:rsid w:val="00A92F9D"/>
    <w:rsid w:val="00A93569"/>
    <w:rsid w:val="00A94B8E"/>
    <w:rsid w:val="00A94BB4"/>
    <w:rsid w:val="00A94CC7"/>
    <w:rsid w:val="00A955C3"/>
    <w:rsid w:val="00A96FFC"/>
    <w:rsid w:val="00A971D5"/>
    <w:rsid w:val="00A976FA"/>
    <w:rsid w:val="00A97D82"/>
    <w:rsid w:val="00A97FD3"/>
    <w:rsid w:val="00AA02E4"/>
    <w:rsid w:val="00AA20DC"/>
    <w:rsid w:val="00AA34B5"/>
    <w:rsid w:val="00AA4912"/>
    <w:rsid w:val="00AA4B49"/>
    <w:rsid w:val="00AA4C97"/>
    <w:rsid w:val="00AA4ED3"/>
    <w:rsid w:val="00AA54D8"/>
    <w:rsid w:val="00AA5696"/>
    <w:rsid w:val="00AA6A59"/>
    <w:rsid w:val="00AB0992"/>
    <w:rsid w:val="00AB0E8B"/>
    <w:rsid w:val="00AB1968"/>
    <w:rsid w:val="00AB1A6D"/>
    <w:rsid w:val="00AB1AAD"/>
    <w:rsid w:val="00AB1B04"/>
    <w:rsid w:val="00AB2494"/>
    <w:rsid w:val="00AB258B"/>
    <w:rsid w:val="00AB3910"/>
    <w:rsid w:val="00AB48E5"/>
    <w:rsid w:val="00AB4E9B"/>
    <w:rsid w:val="00AB51A1"/>
    <w:rsid w:val="00AB57A1"/>
    <w:rsid w:val="00AB6371"/>
    <w:rsid w:val="00AB719D"/>
    <w:rsid w:val="00AC0AE2"/>
    <w:rsid w:val="00AC12DF"/>
    <w:rsid w:val="00AC15E3"/>
    <w:rsid w:val="00AC1650"/>
    <w:rsid w:val="00AC26E2"/>
    <w:rsid w:val="00AC2FCF"/>
    <w:rsid w:val="00AC37C5"/>
    <w:rsid w:val="00AC39C9"/>
    <w:rsid w:val="00AC3DA9"/>
    <w:rsid w:val="00AC448D"/>
    <w:rsid w:val="00AC44C2"/>
    <w:rsid w:val="00AC48E2"/>
    <w:rsid w:val="00AC5DAE"/>
    <w:rsid w:val="00AC5EB5"/>
    <w:rsid w:val="00AC7013"/>
    <w:rsid w:val="00AD12E9"/>
    <w:rsid w:val="00AD13D1"/>
    <w:rsid w:val="00AD159B"/>
    <w:rsid w:val="00AD1941"/>
    <w:rsid w:val="00AD1A67"/>
    <w:rsid w:val="00AD1BF5"/>
    <w:rsid w:val="00AD2873"/>
    <w:rsid w:val="00AD2C71"/>
    <w:rsid w:val="00AD3B9B"/>
    <w:rsid w:val="00AD3F06"/>
    <w:rsid w:val="00AD430F"/>
    <w:rsid w:val="00AD456D"/>
    <w:rsid w:val="00AD56EC"/>
    <w:rsid w:val="00AD64C5"/>
    <w:rsid w:val="00AD684E"/>
    <w:rsid w:val="00AD6D36"/>
    <w:rsid w:val="00AD7579"/>
    <w:rsid w:val="00AE1076"/>
    <w:rsid w:val="00AE16E8"/>
    <w:rsid w:val="00AE19D4"/>
    <w:rsid w:val="00AE34BB"/>
    <w:rsid w:val="00AE352C"/>
    <w:rsid w:val="00AE3EBA"/>
    <w:rsid w:val="00AE5E53"/>
    <w:rsid w:val="00AE678C"/>
    <w:rsid w:val="00AE68BF"/>
    <w:rsid w:val="00AE6B6C"/>
    <w:rsid w:val="00AE724B"/>
    <w:rsid w:val="00AE766D"/>
    <w:rsid w:val="00AF14D2"/>
    <w:rsid w:val="00AF16FD"/>
    <w:rsid w:val="00AF188E"/>
    <w:rsid w:val="00AF3349"/>
    <w:rsid w:val="00AF3378"/>
    <w:rsid w:val="00AF3769"/>
    <w:rsid w:val="00AF4D64"/>
    <w:rsid w:val="00AF4D6F"/>
    <w:rsid w:val="00AF4FE6"/>
    <w:rsid w:val="00AF535E"/>
    <w:rsid w:val="00AF538D"/>
    <w:rsid w:val="00AF53C1"/>
    <w:rsid w:val="00AF578D"/>
    <w:rsid w:val="00AF6593"/>
    <w:rsid w:val="00AF659F"/>
    <w:rsid w:val="00AF7D21"/>
    <w:rsid w:val="00AF7D91"/>
    <w:rsid w:val="00B008AF"/>
    <w:rsid w:val="00B00E8E"/>
    <w:rsid w:val="00B01B20"/>
    <w:rsid w:val="00B03E6C"/>
    <w:rsid w:val="00B070A3"/>
    <w:rsid w:val="00B105FA"/>
    <w:rsid w:val="00B110B2"/>
    <w:rsid w:val="00B1177C"/>
    <w:rsid w:val="00B117DF"/>
    <w:rsid w:val="00B1329D"/>
    <w:rsid w:val="00B13421"/>
    <w:rsid w:val="00B137CA"/>
    <w:rsid w:val="00B13A6D"/>
    <w:rsid w:val="00B1452D"/>
    <w:rsid w:val="00B15FD7"/>
    <w:rsid w:val="00B170CA"/>
    <w:rsid w:val="00B17211"/>
    <w:rsid w:val="00B179EA"/>
    <w:rsid w:val="00B208DF"/>
    <w:rsid w:val="00B20CEE"/>
    <w:rsid w:val="00B213CA"/>
    <w:rsid w:val="00B214EC"/>
    <w:rsid w:val="00B217C9"/>
    <w:rsid w:val="00B22EA5"/>
    <w:rsid w:val="00B230C9"/>
    <w:rsid w:val="00B23367"/>
    <w:rsid w:val="00B23EAF"/>
    <w:rsid w:val="00B24A77"/>
    <w:rsid w:val="00B24BE7"/>
    <w:rsid w:val="00B25B6B"/>
    <w:rsid w:val="00B262C9"/>
    <w:rsid w:val="00B26BF2"/>
    <w:rsid w:val="00B30238"/>
    <w:rsid w:val="00B3107B"/>
    <w:rsid w:val="00B3164D"/>
    <w:rsid w:val="00B32DC5"/>
    <w:rsid w:val="00B335F9"/>
    <w:rsid w:val="00B33874"/>
    <w:rsid w:val="00B33AF9"/>
    <w:rsid w:val="00B346F7"/>
    <w:rsid w:val="00B34ACE"/>
    <w:rsid w:val="00B355B5"/>
    <w:rsid w:val="00B35ACC"/>
    <w:rsid w:val="00B36899"/>
    <w:rsid w:val="00B40BB8"/>
    <w:rsid w:val="00B41D0C"/>
    <w:rsid w:val="00B42623"/>
    <w:rsid w:val="00B44BE2"/>
    <w:rsid w:val="00B44D6E"/>
    <w:rsid w:val="00B44FF0"/>
    <w:rsid w:val="00B45667"/>
    <w:rsid w:val="00B477CA"/>
    <w:rsid w:val="00B50729"/>
    <w:rsid w:val="00B52AA8"/>
    <w:rsid w:val="00B52C2F"/>
    <w:rsid w:val="00B52F45"/>
    <w:rsid w:val="00B54D6B"/>
    <w:rsid w:val="00B55D37"/>
    <w:rsid w:val="00B55D69"/>
    <w:rsid w:val="00B56783"/>
    <w:rsid w:val="00B574F5"/>
    <w:rsid w:val="00B60ADF"/>
    <w:rsid w:val="00B6136C"/>
    <w:rsid w:val="00B618FD"/>
    <w:rsid w:val="00B61E2D"/>
    <w:rsid w:val="00B626E0"/>
    <w:rsid w:val="00B62EFD"/>
    <w:rsid w:val="00B636A6"/>
    <w:rsid w:val="00B6416B"/>
    <w:rsid w:val="00B64985"/>
    <w:rsid w:val="00B64BCB"/>
    <w:rsid w:val="00B66A5D"/>
    <w:rsid w:val="00B66AF8"/>
    <w:rsid w:val="00B66C6D"/>
    <w:rsid w:val="00B7038A"/>
    <w:rsid w:val="00B722E1"/>
    <w:rsid w:val="00B724BF"/>
    <w:rsid w:val="00B72874"/>
    <w:rsid w:val="00B72DBC"/>
    <w:rsid w:val="00B746ED"/>
    <w:rsid w:val="00B74B42"/>
    <w:rsid w:val="00B75E93"/>
    <w:rsid w:val="00B76E35"/>
    <w:rsid w:val="00B76E41"/>
    <w:rsid w:val="00B77672"/>
    <w:rsid w:val="00B8099D"/>
    <w:rsid w:val="00B81115"/>
    <w:rsid w:val="00B81814"/>
    <w:rsid w:val="00B81BD7"/>
    <w:rsid w:val="00B82367"/>
    <w:rsid w:val="00B8257E"/>
    <w:rsid w:val="00B82917"/>
    <w:rsid w:val="00B839A8"/>
    <w:rsid w:val="00B83A6C"/>
    <w:rsid w:val="00B84171"/>
    <w:rsid w:val="00B84204"/>
    <w:rsid w:val="00B84850"/>
    <w:rsid w:val="00B84A26"/>
    <w:rsid w:val="00B85973"/>
    <w:rsid w:val="00B86A78"/>
    <w:rsid w:val="00B87369"/>
    <w:rsid w:val="00B873E5"/>
    <w:rsid w:val="00B87783"/>
    <w:rsid w:val="00B904A8"/>
    <w:rsid w:val="00B90835"/>
    <w:rsid w:val="00B91755"/>
    <w:rsid w:val="00B9282F"/>
    <w:rsid w:val="00B928D8"/>
    <w:rsid w:val="00B92E3D"/>
    <w:rsid w:val="00B93424"/>
    <w:rsid w:val="00B93757"/>
    <w:rsid w:val="00B940CD"/>
    <w:rsid w:val="00B941D4"/>
    <w:rsid w:val="00B9496B"/>
    <w:rsid w:val="00B9521A"/>
    <w:rsid w:val="00B958FC"/>
    <w:rsid w:val="00B97066"/>
    <w:rsid w:val="00B97AB0"/>
    <w:rsid w:val="00B97E18"/>
    <w:rsid w:val="00B97F1C"/>
    <w:rsid w:val="00BA0309"/>
    <w:rsid w:val="00BA06D8"/>
    <w:rsid w:val="00BA1C6B"/>
    <w:rsid w:val="00BA1F23"/>
    <w:rsid w:val="00BA24F1"/>
    <w:rsid w:val="00BA28D0"/>
    <w:rsid w:val="00BA2B57"/>
    <w:rsid w:val="00BA2C07"/>
    <w:rsid w:val="00BA33A4"/>
    <w:rsid w:val="00BA3413"/>
    <w:rsid w:val="00BA492A"/>
    <w:rsid w:val="00BA4B11"/>
    <w:rsid w:val="00BA51FD"/>
    <w:rsid w:val="00BA5DFC"/>
    <w:rsid w:val="00BA643E"/>
    <w:rsid w:val="00BA6443"/>
    <w:rsid w:val="00BA67BF"/>
    <w:rsid w:val="00BA6D81"/>
    <w:rsid w:val="00BA773F"/>
    <w:rsid w:val="00BA7AC1"/>
    <w:rsid w:val="00BB0B56"/>
    <w:rsid w:val="00BB1B33"/>
    <w:rsid w:val="00BB1D30"/>
    <w:rsid w:val="00BB2F33"/>
    <w:rsid w:val="00BB2FE7"/>
    <w:rsid w:val="00BB4BF4"/>
    <w:rsid w:val="00BB6EA2"/>
    <w:rsid w:val="00BB73EA"/>
    <w:rsid w:val="00BB7B9E"/>
    <w:rsid w:val="00BB7FF4"/>
    <w:rsid w:val="00BC0047"/>
    <w:rsid w:val="00BC0101"/>
    <w:rsid w:val="00BC06AD"/>
    <w:rsid w:val="00BC1095"/>
    <w:rsid w:val="00BC2A77"/>
    <w:rsid w:val="00BC3A86"/>
    <w:rsid w:val="00BC3DD8"/>
    <w:rsid w:val="00BC3FDD"/>
    <w:rsid w:val="00BC436D"/>
    <w:rsid w:val="00BC452D"/>
    <w:rsid w:val="00BC5DB1"/>
    <w:rsid w:val="00BC5E6A"/>
    <w:rsid w:val="00BC5ED5"/>
    <w:rsid w:val="00BC5F7F"/>
    <w:rsid w:val="00BC6005"/>
    <w:rsid w:val="00BC7A05"/>
    <w:rsid w:val="00BD11C0"/>
    <w:rsid w:val="00BD125C"/>
    <w:rsid w:val="00BD182F"/>
    <w:rsid w:val="00BD3B75"/>
    <w:rsid w:val="00BD4BD6"/>
    <w:rsid w:val="00BD521D"/>
    <w:rsid w:val="00BD5395"/>
    <w:rsid w:val="00BD591A"/>
    <w:rsid w:val="00BD5D3D"/>
    <w:rsid w:val="00BD609B"/>
    <w:rsid w:val="00BD72C4"/>
    <w:rsid w:val="00BD7340"/>
    <w:rsid w:val="00BD7488"/>
    <w:rsid w:val="00BD78F8"/>
    <w:rsid w:val="00BD799F"/>
    <w:rsid w:val="00BE0503"/>
    <w:rsid w:val="00BE0647"/>
    <w:rsid w:val="00BE0C82"/>
    <w:rsid w:val="00BE121E"/>
    <w:rsid w:val="00BE1FB8"/>
    <w:rsid w:val="00BE22AB"/>
    <w:rsid w:val="00BE3F59"/>
    <w:rsid w:val="00BE445F"/>
    <w:rsid w:val="00BE5467"/>
    <w:rsid w:val="00BE54E9"/>
    <w:rsid w:val="00BF02FB"/>
    <w:rsid w:val="00BF14D1"/>
    <w:rsid w:val="00BF1812"/>
    <w:rsid w:val="00BF2937"/>
    <w:rsid w:val="00BF305C"/>
    <w:rsid w:val="00BF40E3"/>
    <w:rsid w:val="00BF55DD"/>
    <w:rsid w:val="00BF5969"/>
    <w:rsid w:val="00BF5C63"/>
    <w:rsid w:val="00BF6650"/>
    <w:rsid w:val="00BF6EEE"/>
    <w:rsid w:val="00BF708C"/>
    <w:rsid w:val="00BF768D"/>
    <w:rsid w:val="00BF7B7D"/>
    <w:rsid w:val="00C004E9"/>
    <w:rsid w:val="00C00C72"/>
    <w:rsid w:val="00C0228E"/>
    <w:rsid w:val="00C02905"/>
    <w:rsid w:val="00C02B8A"/>
    <w:rsid w:val="00C041C7"/>
    <w:rsid w:val="00C04553"/>
    <w:rsid w:val="00C04976"/>
    <w:rsid w:val="00C056BA"/>
    <w:rsid w:val="00C05996"/>
    <w:rsid w:val="00C05C36"/>
    <w:rsid w:val="00C05DEF"/>
    <w:rsid w:val="00C07044"/>
    <w:rsid w:val="00C105A3"/>
    <w:rsid w:val="00C105F5"/>
    <w:rsid w:val="00C10BC0"/>
    <w:rsid w:val="00C116E4"/>
    <w:rsid w:val="00C12C0A"/>
    <w:rsid w:val="00C12DED"/>
    <w:rsid w:val="00C13C8E"/>
    <w:rsid w:val="00C13F97"/>
    <w:rsid w:val="00C14467"/>
    <w:rsid w:val="00C14EAA"/>
    <w:rsid w:val="00C15188"/>
    <w:rsid w:val="00C15A30"/>
    <w:rsid w:val="00C15D1D"/>
    <w:rsid w:val="00C16419"/>
    <w:rsid w:val="00C164BA"/>
    <w:rsid w:val="00C17C22"/>
    <w:rsid w:val="00C17F69"/>
    <w:rsid w:val="00C228DC"/>
    <w:rsid w:val="00C22D46"/>
    <w:rsid w:val="00C23BCB"/>
    <w:rsid w:val="00C23E3E"/>
    <w:rsid w:val="00C24BB2"/>
    <w:rsid w:val="00C251AA"/>
    <w:rsid w:val="00C25A29"/>
    <w:rsid w:val="00C26DD3"/>
    <w:rsid w:val="00C27774"/>
    <w:rsid w:val="00C30027"/>
    <w:rsid w:val="00C302B2"/>
    <w:rsid w:val="00C306AA"/>
    <w:rsid w:val="00C31726"/>
    <w:rsid w:val="00C31784"/>
    <w:rsid w:val="00C33243"/>
    <w:rsid w:val="00C339C9"/>
    <w:rsid w:val="00C3435E"/>
    <w:rsid w:val="00C34588"/>
    <w:rsid w:val="00C348AF"/>
    <w:rsid w:val="00C34C41"/>
    <w:rsid w:val="00C36C06"/>
    <w:rsid w:val="00C373EA"/>
    <w:rsid w:val="00C37CEB"/>
    <w:rsid w:val="00C37E7F"/>
    <w:rsid w:val="00C40899"/>
    <w:rsid w:val="00C4118B"/>
    <w:rsid w:val="00C41910"/>
    <w:rsid w:val="00C41A65"/>
    <w:rsid w:val="00C421F3"/>
    <w:rsid w:val="00C42A54"/>
    <w:rsid w:val="00C45EBF"/>
    <w:rsid w:val="00C47A75"/>
    <w:rsid w:val="00C50016"/>
    <w:rsid w:val="00C50F63"/>
    <w:rsid w:val="00C51896"/>
    <w:rsid w:val="00C51D6C"/>
    <w:rsid w:val="00C51E1B"/>
    <w:rsid w:val="00C51EFE"/>
    <w:rsid w:val="00C5211F"/>
    <w:rsid w:val="00C523D9"/>
    <w:rsid w:val="00C5241E"/>
    <w:rsid w:val="00C53466"/>
    <w:rsid w:val="00C538E7"/>
    <w:rsid w:val="00C55034"/>
    <w:rsid w:val="00C557FB"/>
    <w:rsid w:val="00C55B18"/>
    <w:rsid w:val="00C55CC4"/>
    <w:rsid w:val="00C55E30"/>
    <w:rsid w:val="00C5627C"/>
    <w:rsid w:val="00C56303"/>
    <w:rsid w:val="00C57499"/>
    <w:rsid w:val="00C57A26"/>
    <w:rsid w:val="00C57B57"/>
    <w:rsid w:val="00C57D85"/>
    <w:rsid w:val="00C60746"/>
    <w:rsid w:val="00C62083"/>
    <w:rsid w:val="00C6387E"/>
    <w:rsid w:val="00C63A01"/>
    <w:rsid w:val="00C63ADA"/>
    <w:rsid w:val="00C64C89"/>
    <w:rsid w:val="00C64DF1"/>
    <w:rsid w:val="00C656D0"/>
    <w:rsid w:val="00C666C8"/>
    <w:rsid w:val="00C66A8B"/>
    <w:rsid w:val="00C66DA8"/>
    <w:rsid w:val="00C67852"/>
    <w:rsid w:val="00C679B8"/>
    <w:rsid w:val="00C67B5A"/>
    <w:rsid w:val="00C67EA2"/>
    <w:rsid w:val="00C7081A"/>
    <w:rsid w:val="00C70982"/>
    <w:rsid w:val="00C70BF0"/>
    <w:rsid w:val="00C70E3F"/>
    <w:rsid w:val="00C71184"/>
    <w:rsid w:val="00C7326B"/>
    <w:rsid w:val="00C74170"/>
    <w:rsid w:val="00C741FF"/>
    <w:rsid w:val="00C746E0"/>
    <w:rsid w:val="00C755C2"/>
    <w:rsid w:val="00C75FE0"/>
    <w:rsid w:val="00C76024"/>
    <w:rsid w:val="00C76660"/>
    <w:rsid w:val="00C76EB5"/>
    <w:rsid w:val="00C775CA"/>
    <w:rsid w:val="00C77F99"/>
    <w:rsid w:val="00C81B88"/>
    <w:rsid w:val="00C826EB"/>
    <w:rsid w:val="00C82F72"/>
    <w:rsid w:val="00C8367B"/>
    <w:rsid w:val="00C837C7"/>
    <w:rsid w:val="00C84799"/>
    <w:rsid w:val="00C84D76"/>
    <w:rsid w:val="00C8596D"/>
    <w:rsid w:val="00C85AAC"/>
    <w:rsid w:val="00C86985"/>
    <w:rsid w:val="00C86A7F"/>
    <w:rsid w:val="00C87305"/>
    <w:rsid w:val="00C875B4"/>
    <w:rsid w:val="00C87645"/>
    <w:rsid w:val="00C9007C"/>
    <w:rsid w:val="00C90DC2"/>
    <w:rsid w:val="00C916F1"/>
    <w:rsid w:val="00C91F6C"/>
    <w:rsid w:val="00C920EA"/>
    <w:rsid w:val="00C92508"/>
    <w:rsid w:val="00C92787"/>
    <w:rsid w:val="00C92C28"/>
    <w:rsid w:val="00C9377D"/>
    <w:rsid w:val="00C94030"/>
    <w:rsid w:val="00C949E5"/>
    <w:rsid w:val="00C94B3A"/>
    <w:rsid w:val="00C954B9"/>
    <w:rsid w:val="00C95ABF"/>
    <w:rsid w:val="00C95D56"/>
    <w:rsid w:val="00C96555"/>
    <w:rsid w:val="00C967A4"/>
    <w:rsid w:val="00CA00E0"/>
    <w:rsid w:val="00CA209E"/>
    <w:rsid w:val="00CA2430"/>
    <w:rsid w:val="00CA2D93"/>
    <w:rsid w:val="00CA3078"/>
    <w:rsid w:val="00CA4A41"/>
    <w:rsid w:val="00CA6BA8"/>
    <w:rsid w:val="00CA7291"/>
    <w:rsid w:val="00CB0D72"/>
    <w:rsid w:val="00CB10D9"/>
    <w:rsid w:val="00CB3700"/>
    <w:rsid w:val="00CB4825"/>
    <w:rsid w:val="00CB4960"/>
    <w:rsid w:val="00CB4BEA"/>
    <w:rsid w:val="00CB4EAA"/>
    <w:rsid w:val="00CB5120"/>
    <w:rsid w:val="00CB541D"/>
    <w:rsid w:val="00CB589E"/>
    <w:rsid w:val="00CB5AED"/>
    <w:rsid w:val="00CB5BA1"/>
    <w:rsid w:val="00CB625C"/>
    <w:rsid w:val="00CB6806"/>
    <w:rsid w:val="00CB6C3E"/>
    <w:rsid w:val="00CB6DFD"/>
    <w:rsid w:val="00CB774B"/>
    <w:rsid w:val="00CB7C12"/>
    <w:rsid w:val="00CC0AB2"/>
    <w:rsid w:val="00CC0BD4"/>
    <w:rsid w:val="00CC0E92"/>
    <w:rsid w:val="00CC151D"/>
    <w:rsid w:val="00CC265C"/>
    <w:rsid w:val="00CC52E2"/>
    <w:rsid w:val="00CC6D4E"/>
    <w:rsid w:val="00CC760B"/>
    <w:rsid w:val="00CC7EB7"/>
    <w:rsid w:val="00CD0FA5"/>
    <w:rsid w:val="00CD1337"/>
    <w:rsid w:val="00CD1C3F"/>
    <w:rsid w:val="00CD1DFF"/>
    <w:rsid w:val="00CD22B0"/>
    <w:rsid w:val="00CD25A7"/>
    <w:rsid w:val="00CD2650"/>
    <w:rsid w:val="00CD2B85"/>
    <w:rsid w:val="00CD3317"/>
    <w:rsid w:val="00CD3605"/>
    <w:rsid w:val="00CD3F6F"/>
    <w:rsid w:val="00CD43E7"/>
    <w:rsid w:val="00CD45F8"/>
    <w:rsid w:val="00CD54D0"/>
    <w:rsid w:val="00CD5975"/>
    <w:rsid w:val="00CD6940"/>
    <w:rsid w:val="00CD71EE"/>
    <w:rsid w:val="00CE166B"/>
    <w:rsid w:val="00CE2E31"/>
    <w:rsid w:val="00CE4462"/>
    <w:rsid w:val="00CE4544"/>
    <w:rsid w:val="00CE4E6F"/>
    <w:rsid w:val="00CE4F9C"/>
    <w:rsid w:val="00CE6A7F"/>
    <w:rsid w:val="00CE77F7"/>
    <w:rsid w:val="00CF035B"/>
    <w:rsid w:val="00CF1E5F"/>
    <w:rsid w:val="00CF2B82"/>
    <w:rsid w:val="00CF31B6"/>
    <w:rsid w:val="00CF3EC8"/>
    <w:rsid w:val="00CF4657"/>
    <w:rsid w:val="00CF4847"/>
    <w:rsid w:val="00CF4FA5"/>
    <w:rsid w:val="00CF5096"/>
    <w:rsid w:val="00CF50A8"/>
    <w:rsid w:val="00CF5392"/>
    <w:rsid w:val="00CF54AC"/>
    <w:rsid w:val="00CF641F"/>
    <w:rsid w:val="00CF660E"/>
    <w:rsid w:val="00D00044"/>
    <w:rsid w:val="00D005FB"/>
    <w:rsid w:val="00D01ADE"/>
    <w:rsid w:val="00D0208F"/>
    <w:rsid w:val="00D021C1"/>
    <w:rsid w:val="00D030DE"/>
    <w:rsid w:val="00D04432"/>
    <w:rsid w:val="00D0458E"/>
    <w:rsid w:val="00D04CDD"/>
    <w:rsid w:val="00D052D5"/>
    <w:rsid w:val="00D05C70"/>
    <w:rsid w:val="00D05F83"/>
    <w:rsid w:val="00D06759"/>
    <w:rsid w:val="00D078AB"/>
    <w:rsid w:val="00D07BFB"/>
    <w:rsid w:val="00D07E72"/>
    <w:rsid w:val="00D07EB0"/>
    <w:rsid w:val="00D11780"/>
    <w:rsid w:val="00D11F49"/>
    <w:rsid w:val="00D12E97"/>
    <w:rsid w:val="00D13282"/>
    <w:rsid w:val="00D13321"/>
    <w:rsid w:val="00D13767"/>
    <w:rsid w:val="00D13ADD"/>
    <w:rsid w:val="00D146AE"/>
    <w:rsid w:val="00D154E8"/>
    <w:rsid w:val="00D17408"/>
    <w:rsid w:val="00D20E0B"/>
    <w:rsid w:val="00D21C4B"/>
    <w:rsid w:val="00D21C5C"/>
    <w:rsid w:val="00D244E2"/>
    <w:rsid w:val="00D2472C"/>
    <w:rsid w:val="00D25D14"/>
    <w:rsid w:val="00D25DBB"/>
    <w:rsid w:val="00D263C1"/>
    <w:rsid w:val="00D266DE"/>
    <w:rsid w:val="00D301EC"/>
    <w:rsid w:val="00D30975"/>
    <w:rsid w:val="00D31F0D"/>
    <w:rsid w:val="00D32FB4"/>
    <w:rsid w:val="00D3459F"/>
    <w:rsid w:val="00D346A1"/>
    <w:rsid w:val="00D34881"/>
    <w:rsid w:val="00D352F3"/>
    <w:rsid w:val="00D353F0"/>
    <w:rsid w:val="00D361D1"/>
    <w:rsid w:val="00D36ABB"/>
    <w:rsid w:val="00D36B79"/>
    <w:rsid w:val="00D3724C"/>
    <w:rsid w:val="00D37A4B"/>
    <w:rsid w:val="00D37B28"/>
    <w:rsid w:val="00D37BD9"/>
    <w:rsid w:val="00D40567"/>
    <w:rsid w:val="00D41240"/>
    <w:rsid w:val="00D41879"/>
    <w:rsid w:val="00D41EBB"/>
    <w:rsid w:val="00D41ED7"/>
    <w:rsid w:val="00D427FA"/>
    <w:rsid w:val="00D431A0"/>
    <w:rsid w:val="00D4344D"/>
    <w:rsid w:val="00D437B4"/>
    <w:rsid w:val="00D4380E"/>
    <w:rsid w:val="00D44092"/>
    <w:rsid w:val="00D4412B"/>
    <w:rsid w:val="00D445D0"/>
    <w:rsid w:val="00D451F3"/>
    <w:rsid w:val="00D45885"/>
    <w:rsid w:val="00D45DA1"/>
    <w:rsid w:val="00D467D0"/>
    <w:rsid w:val="00D470F7"/>
    <w:rsid w:val="00D50107"/>
    <w:rsid w:val="00D504EA"/>
    <w:rsid w:val="00D507F7"/>
    <w:rsid w:val="00D52654"/>
    <w:rsid w:val="00D5306B"/>
    <w:rsid w:val="00D5483E"/>
    <w:rsid w:val="00D5541F"/>
    <w:rsid w:val="00D55B86"/>
    <w:rsid w:val="00D56DDC"/>
    <w:rsid w:val="00D60739"/>
    <w:rsid w:val="00D60DCB"/>
    <w:rsid w:val="00D60E31"/>
    <w:rsid w:val="00D60F3C"/>
    <w:rsid w:val="00D61318"/>
    <w:rsid w:val="00D6150E"/>
    <w:rsid w:val="00D61F5E"/>
    <w:rsid w:val="00D62FC1"/>
    <w:rsid w:val="00D6310A"/>
    <w:rsid w:val="00D63FBB"/>
    <w:rsid w:val="00D65309"/>
    <w:rsid w:val="00D65F25"/>
    <w:rsid w:val="00D66B84"/>
    <w:rsid w:val="00D66D89"/>
    <w:rsid w:val="00D67176"/>
    <w:rsid w:val="00D676ED"/>
    <w:rsid w:val="00D678C6"/>
    <w:rsid w:val="00D70849"/>
    <w:rsid w:val="00D709D7"/>
    <w:rsid w:val="00D70A23"/>
    <w:rsid w:val="00D70D04"/>
    <w:rsid w:val="00D724D9"/>
    <w:rsid w:val="00D740C3"/>
    <w:rsid w:val="00D740F1"/>
    <w:rsid w:val="00D741E8"/>
    <w:rsid w:val="00D7531C"/>
    <w:rsid w:val="00D753B1"/>
    <w:rsid w:val="00D77201"/>
    <w:rsid w:val="00D7785E"/>
    <w:rsid w:val="00D80477"/>
    <w:rsid w:val="00D80A24"/>
    <w:rsid w:val="00D812EF"/>
    <w:rsid w:val="00D81B90"/>
    <w:rsid w:val="00D8274F"/>
    <w:rsid w:val="00D82844"/>
    <w:rsid w:val="00D82B46"/>
    <w:rsid w:val="00D83EBF"/>
    <w:rsid w:val="00D84628"/>
    <w:rsid w:val="00D85E60"/>
    <w:rsid w:val="00D8650F"/>
    <w:rsid w:val="00D87231"/>
    <w:rsid w:val="00D8796F"/>
    <w:rsid w:val="00D90F03"/>
    <w:rsid w:val="00D927BB"/>
    <w:rsid w:val="00D92E72"/>
    <w:rsid w:val="00D9357F"/>
    <w:rsid w:val="00D93F0A"/>
    <w:rsid w:val="00D941F8"/>
    <w:rsid w:val="00D959D1"/>
    <w:rsid w:val="00D95EEE"/>
    <w:rsid w:val="00D9720A"/>
    <w:rsid w:val="00D9720E"/>
    <w:rsid w:val="00D974AA"/>
    <w:rsid w:val="00D979B9"/>
    <w:rsid w:val="00D97F3A"/>
    <w:rsid w:val="00DA02F8"/>
    <w:rsid w:val="00DA0EBC"/>
    <w:rsid w:val="00DA2099"/>
    <w:rsid w:val="00DA2656"/>
    <w:rsid w:val="00DA3B84"/>
    <w:rsid w:val="00DA406F"/>
    <w:rsid w:val="00DA4FBC"/>
    <w:rsid w:val="00DA5638"/>
    <w:rsid w:val="00DA5865"/>
    <w:rsid w:val="00DA65E4"/>
    <w:rsid w:val="00DA7F89"/>
    <w:rsid w:val="00DB0171"/>
    <w:rsid w:val="00DB167B"/>
    <w:rsid w:val="00DB1DCA"/>
    <w:rsid w:val="00DB2C2B"/>
    <w:rsid w:val="00DB352D"/>
    <w:rsid w:val="00DB6023"/>
    <w:rsid w:val="00DB69E4"/>
    <w:rsid w:val="00DB6C61"/>
    <w:rsid w:val="00DC0D56"/>
    <w:rsid w:val="00DC209D"/>
    <w:rsid w:val="00DC24D1"/>
    <w:rsid w:val="00DC2722"/>
    <w:rsid w:val="00DC32C1"/>
    <w:rsid w:val="00DC3C11"/>
    <w:rsid w:val="00DC3C2B"/>
    <w:rsid w:val="00DC3C98"/>
    <w:rsid w:val="00DC4B29"/>
    <w:rsid w:val="00DC5078"/>
    <w:rsid w:val="00DC5E8C"/>
    <w:rsid w:val="00DC738C"/>
    <w:rsid w:val="00DC7CE8"/>
    <w:rsid w:val="00DC7DFE"/>
    <w:rsid w:val="00DD0FAE"/>
    <w:rsid w:val="00DD16BA"/>
    <w:rsid w:val="00DD1786"/>
    <w:rsid w:val="00DD1B3D"/>
    <w:rsid w:val="00DD25D3"/>
    <w:rsid w:val="00DD2681"/>
    <w:rsid w:val="00DD3298"/>
    <w:rsid w:val="00DD4651"/>
    <w:rsid w:val="00DD61B8"/>
    <w:rsid w:val="00DD6CDF"/>
    <w:rsid w:val="00DD7D4B"/>
    <w:rsid w:val="00DE17BE"/>
    <w:rsid w:val="00DE187B"/>
    <w:rsid w:val="00DE1BBE"/>
    <w:rsid w:val="00DE1C76"/>
    <w:rsid w:val="00DE38AC"/>
    <w:rsid w:val="00DE4369"/>
    <w:rsid w:val="00DE4BFF"/>
    <w:rsid w:val="00DE6EC9"/>
    <w:rsid w:val="00DE6EE5"/>
    <w:rsid w:val="00DE78FA"/>
    <w:rsid w:val="00DF0918"/>
    <w:rsid w:val="00DF0DB9"/>
    <w:rsid w:val="00DF27F3"/>
    <w:rsid w:val="00DF3B88"/>
    <w:rsid w:val="00DF42E2"/>
    <w:rsid w:val="00DF4635"/>
    <w:rsid w:val="00DF47E7"/>
    <w:rsid w:val="00DF4AEB"/>
    <w:rsid w:val="00DF5396"/>
    <w:rsid w:val="00DF6DD7"/>
    <w:rsid w:val="00DF7705"/>
    <w:rsid w:val="00DF7A8A"/>
    <w:rsid w:val="00E00635"/>
    <w:rsid w:val="00E00EDC"/>
    <w:rsid w:val="00E017D3"/>
    <w:rsid w:val="00E01874"/>
    <w:rsid w:val="00E023AB"/>
    <w:rsid w:val="00E0365F"/>
    <w:rsid w:val="00E04187"/>
    <w:rsid w:val="00E053B9"/>
    <w:rsid w:val="00E05B07"/>
    <w:rsid w:val="00E06B76"/>
    <w:rsid w:val="00E074CF"/>
    <w:rsid w:val="00E076B2"/>
    <w:rsid w:val="00E077B5"/>
    <w:rsid w:val="00E078F5"/>
    <w:rsid w:val="00E07ECB"/>
    <w:rsid w:val="00E102BB"/>
    <w:rsid w:val="00E10C4D"/>
    <w:rsid w:val="00E115DD"/>
    <w:rsid w:val="00E1181E"/>
    <w:rsid w:val="00E1246E"/>
    <w:rsid w:val="00E12820"/>
    <w:rsid w:val="00E12971"/>
    <w:rsid w:val="00E13116"/>
    <w:rsid w:val="00E13513"/>
    <w:rsid w:val="00E143D6"/>
    <w:rsid w:val="00E15804"/>
    <w:rsid w:val="00E15D08"/>
    <w:rsid w:val="00E16862"/>
    <w:rsid w:val="00E17352"/>
    <w:rsid w:val="00E1774C"/>
    <w:rsid w:val="00E17FE4"/>
    <w:rsid w:val="00E20852"/>
    <w:rsid w:val="00E214C8"/>
    <w:rsid w:val="00E22065"/>
    <w:rsid w:val="00E22161"/>
    <w:rsid w:val="00E221D1"/>
    <w:rsid w:val="00E2269B"/>
    <w:rsid w:val="00E22EAD"/>
    <w:rsid w:val="00E2350C"/>
    <w:rsid w:val="00E23584"/>
    <w:rsid w:val="00E23EE9"/>
    <w:rsid w:val="00E24630"/>
    <w:rsid w:val="00E24B69"/>
    <w:rsid w:val="00E24C77"/>
    <w:rsid w:val="00E24DF8"/>
    <w:rsid w:val="00E254B1"/>
    <w:rsid w:val="00E2643E"/>
    <w:rsid w:val="00E272E3"/>
    <w:rsid w:val="00E27900"/>
    <w:rsid w:val="00E2791B"/>
    <w:rsid w:val="00E27AA3"/>
    <w:rsid w:val="00E308DE"/>
    <w:rsid w:val="00E31AC1"/>
    <w:rsid w:val="00E3225E"/>
    <w:rsid w:val="00E326FE"/>
    <w:rsid w:val="00E327FD"/>
    <w:rsid w:val="00E32A1C"/>
    <w:rsid w:val="00E33147"/>
    <w:rsid w:val="00E3482D"/>
    <w:rsid w:val="00E35228"/>
    <w:rsid w:val="00E35BF6"/>
    <w:rsid w:val="00E365E2"/>
    <w:rsid w:val="00E36D3D"/>
    <w:rsid w:val="00E374CE"/>
    <w:rsid w:val="00E37BF7"/>
    <w:rsid w:val="00E37DB9"/>
    <w:rsid w:val="00E37F9A"/>
    <w:rsid w:val="00E40B50"/>
    <w:rsid w:val="00E40E60"/>
    <w:rsid w:val="00E4143E"/>
    <w:rsid w:val="00E421CC"/>
    <w:rsid w:val="00E425AD"/>
    <w:rsid w:val="00E4413C"/>
    <w:rsid w:val="00E44400"/>
    <w:rsid w:val="00E450C0"/>
    <w:rsid w:val="00E45C0A"/>
    <w:rsid w:val="00E46088"/>
    <w:rsid w:val="00E46CE7"/>
    <w:rsid w:val="00E47824"/>
    <w:rsid w:val="00E50036"/>
    <w:rsid w:val="00E50B30"/>
    <w:rsid w:val="00E51413"/>
    <w:rsid w:val="00E51749"/>
    <w:rsid w:val="00E51AA0"/>
    <w:rsid w:val="00E51AC2"/>
    <w:rsid w:val="00E526D2"/>
    <w:rsid w:val="00E5346F"/>
    <w:rsid w:val="00E53564"/>
    <w:rsid w:val="00E5377A"/>
    <w:rsid w:val="00E54E5B"/>
    <w:rsid w:val="00E5550E"/>
    <w:rsid w:val="00E55611"/>
    <w:rsid w:val="00E55B99"/>
    <w:rsid w:val="00E55D3C"/>
    <w:rsid w:val="00E55F3E"/>
    <w:rsid w:val="00E56759"/>
    <w:rsid w:val="00E57FF5"/>
    <w:rsid w:val="00E6048D"/>
    <w:rsid w:val="00E60E07"/>
    <w:rsid w:val="00E62D84"/>
    <w:rsid w:val="00E63386"/>
    <w:rsid w:val="00E63D59"/>
    <w:rsid w:val="00E643EE"/>
    <w:rsid w:val="00E64844"/>
    <w:rsid w:val="00E65F33"/>
    <w:rsid w:val="00E66574"/>
    <w:rsid w:val="00E66C94"/>
    <w:rsid w:val="00E67883"/>
    <w:rsid w:val="00E7012D"/>
    <w:rsid w:val="00E704A7"/>
    <w:rsid w:val="00E734D9"/>
    <w:rsid w:val="00E73797"/>
    <w:rsid w:val="00E73F0A"/>
    <w:rsid w:val="00E74180"/>
    <w:rsid w:val="00E74B62"/>
    <w:rsid w:val="00E753EB"/>
    <w:rsid w:val="00E7652E"/>
    <w:rsid w:val="00E7758D"/>
    <w:rsid w:val="00E80550"/>
    <w:rsid w:val="00E806D6"/>
    <w:rsid w:val="00E80E8A"/>
    <w:rsid w:val="00E818AD"/>
    <w:rsid w:val="00E82713"/>
    <w:rsid w:val="00E830B9"/>
    <w:rsid w:val="00E8372F"/>
    <w:rsid w:val="00E8476B"/>
    <w:rsid w:val="00E84AC1"/>
    <w:rsid w:val="00E859D4"/>
    <w:rsid w:val="00E85ADB"/>
    <w:rsid w:val="00E85C96"/>
    <w:rsid w:val="00E87638"/>
    <w:rsid w:val="00E8775F"/>
    <w:rsid w:val="00E901B1"/>
    <w:rsid w:val="00E90E47"/>
    <w:rsid w:val="00E90E4A"/>
    <w:rsid w:val="00E92041"/>
    <w:rsid w:val="00E92547"/>
    <w:rsid w:val="00E92BE5"/>
    <w:rsid w:val="00E937B0"/>
    <w:rsid w:val="00E94B6E"/>
    <w:rsid w:val="00E950AB"/>
    <w:rsid w:val="00E965B4"/>
    <w:rsid w:val="00E96F3F"/>
    <w:rsid w:val="00E97A6A"/>
    <w:rsid w:val="00EA0263"/>
    <w:rsid w:val="00EA0B60"/>
    <w:rsid w:val="00EA0E30"/>
    <w:rsid w:val="00EA13A0"/>
    <w:rsid w:val="00EA1DAD"/>
    <w:rsid w:val="00EA1DDF"/>
    <w:rsid w:val="00EA22A7"/>
    <w:rsid w:val="00EA2F91"/>
    <w:rsid w:val="00EA3874"/>
    <w:rsid w:val="00EA3C2C"/>
    <w:rsid w:val="00EA513B"/>
    <w:rsid w:val="00EA5AAA"/>
    <w:rsid w:val="00EA64CA"/>
    <w:rsid w:val="00EA6625"/>
    <w:rsid w:val="00EA6CAA"/>
    <w:rsid w:val="00EA7864"/>
    <w:rsid w:val="00EA78E6"/>
    <w:rsid w:val="00EA7A66"/>
    <w:rsid w:val="00EA7EAC"/>
    <w:rsid w:val="00EB0DB9"/>
    <w:rsid w:val="00EB18DA"/>
    <w:rsid w:val="00EB1F26"/>
    <w:rsid w:val="00EB2FBD"/>
    <w:rsid w:val="00EB32DA"/>
    <w:rsid w:val="00EB33BC"/>
    <w:rsid w:val="00EB3D22"/>
    <w:rsid w:val="00EB4E4C"/>
    <w:rsid w:val="00EB4FE6"/>
    <w:rsid w:val="00EB535D"/>
    <w:rsid w:val="00EB557C"/>
    <w:rsid w:val="00EB66BE"/>
    <w:rsid w:val="00EC0064"/>
    <w:rsid w:val="00EC1EB7"/>
    <w:rsid w:val="00EC4580"/>
    <w:rsid w:val="00EC45C8"/>
    <w:rsid w:val="00EC46DF"/>
    <w:rsid w:val="00EC4EC5"/>
    <w:rsid w:val="00EC5229"/>
    <w:rsid w:val="00EC6799"/>
    <w:rsid w:val="00ED0282"/>
    <w:rsid w:val="00ED1B49"/>
    <w:rsid w:val="00ED2338"/>
    <w:rsid w:val="00ED2B90"/>
    <w:rsid w:val="00ED3878"/>
    <w:rsid w:val="00ED395C"/>
    <w:rsid w:val="00ED4BD3"/>
    <w:rsid w:val="00ED4D10"/>
    <w:rsid w:val="00ED5351"/>
    <w:rsid w:val="00ED5430"/>
    <w:rsid w:val="00ED57F1"/>
    <w:rsid w:val="00ED6508"/>
    <w:rsid w:val="00ED6A2D"/>
    <w:rsid w:val="00ED6B6B"/>
    <w:rsid w:val="00ED7005"/>
    <w:rsid w:val="00ED76D3"/>
    <w:rsid w:val="00ED7788"/>
    <w:rsid w:val="00ED7FC9"/>
    <w:rsid w:val="00EE0711"/>
    <w:rsid w:val="00EE1341"/>
    <w:rsid w:val="00EE2C11"/>
    <w:rsid w:val="00EE2CE6"/>
    <w:rsid w:val="00EE369E"/>
    <w:rsid w:val="00EE3B05"/>
    <w:rsid w:val="00EE4B00"/>
    <w:rsid w:val="00EE4BF9"/>
    <w:rsid w:val="00EE4CA2"/>
    <w:rsid w:val="00EE54AB"/>
    <w:rsid w:val="00EE5F66"/>
    <w:rsid w:val="00EE66BB"/>
    <w:rsid w:val="00EE679C"/>
    <w:rsid w:val="00EE6C6D"/>
    <w:rsid w:val="00EE76FF"/>
    <w:rsid w:val="00EE7BF8"/>
    <w:rsid w:val="00EF0686"/>
    <w:rsid w:val="00EF2AAD"/>
    <w:rsid w:val="00EF3108"/>
    <w:rsid w:val="00EF32E7"/>
    <w:rsid w:val="00EF6855"/>
    <w:rsid w:val="00EF6CD4"/>
    <w:rsid w:val="00EF6D1D"/>
    <w:rsid w:val="00EF6F49"/>
    <w:rsid w:val="00EF7498"/>
    <w:rsid w:val="00EF74E1"/>
    <w:rsid w:val="00F00BC2"/>
    <w:rsid w:val="00F00E0D"/>
    <w:rsid w:val="00F00E8E"/>
    <w:rsid w:val="00F01419"/>
    <w:rsid w:val="00F015D5"/>
    <w:rsid w:val="00F01C31"/>
    <w:rsid w:val="00F020A4"/>
    <w:rsid w:val="00F03CB3"/>
    <w:rsid w:val="00F04703"/>
    <w:rsid w:val="00F051D7"/>
    <w:rsid w:val="00F05F17"/>
    <w:rsid w:val="00F06002"/>
    <w:rsid w:val="00F0790A"/>
    <w:rsid w:val="00F07E8E"/>
    <w:rsid w:val="00F100A4"/>
    <w:rsid w:val="00F10814"/>
    <w:rsid w:val="00F1189B"/>
    <w:rsid w:val="00F118D7"/>
    <w:rsid w:val="00F1285A"/>
    <w:rsid w:val="00F12CE0"/>
    <w:rsid w:val="00F12F7F"/>
    <w:rsid w:val="00F130F8"/>
    <w:rsid w:val="00F133EF"/>
    <w:rsid w:val="00F1399D"/>
    <w:rsid w:val="00F13DD0"/>
    <w:rsid w:val="00F143A4"/>
    <w:rsid w:val="00F15038"/>
    <w:rsid w:val="00F1533B"/>
    <w:rsid w:val="00F154B8"/>
    <w:rsid w:val="00F16248"/>
    <w:rsid w:val="00F17640"/>
    <w:rsid w:val="00F178EE"/>
    <w:rsid w:val="00F17DED"/>
    <w:rsid w:val="00F17E46"/>
    <w:rsid w:val="00F204D6"/>
    <w:rsid w:val="00F20D51"/>
    <w:rsid w:val="00F215CA"/>
    <w:rsid w:val="00F21B63"/>
    <w:rsid w:val="00F21C72"/>
    <w:rsid w:val="00F220A2"/>
    <w:rsid w:val="00F2293C"/>
    <w:rsid w:val="00F23A19"/>
    <w:rsid w:val="00F23AE2"/>
    <w:rsid w:val="00F24423"/>
    <w:rsid w:val="00F24808"/>
    <w:rsid w:val="00F24A5B"/>
    <w:rsid w:val="00F24B14"/>
    <w:rsid w:val="00F24B23"/>
    <w:rsid w:val="00F24EC2"/>
    <w:rsid w:val="00F25A7A"/>
    <w:rsid w:val="00F25FEF"/>
    <w:rsid w:val="00F26657"/>
    <w:rsid w:val="00F26852"/>
    <w:rsid w:val="00F26B65"/>
    <w:rsid w:val="00F26C97"/>
    <w:rsid w:val="00F270A2"/>
    <w:rsid w:val="00F274C8"/>
    <w:rsid w:val="00F2791D"/>
    <w:rsid w:val="00F27AC8"/>
    <w:rsid w:val="00F30348"/>
    <w:rsid w:val="00F30939"/>
    <w:rsid w:val="00F31799"/>
    <w:rsid w:val="00F31A0F"/>
    <w:rsid w:val="00F31AB0"/>
    <w:rsid w:val="00F31E8A"/>
    <w:rsid w:val="00F321B4"/>
    <w:rsid w:val="00F32C40"/>
    <w:rsid w:val="00F333F2"/>
    <w:rsid w:val="00F3359B"/>
    <w:rsid w:val="00F33B2A"/>
    <w:rsid w:val="00F34845"/>
    <w:rsid w:val="00F34F56"/>
    <w:rsid w:val="00F358EF"/>
    <w:rsid w:val="00F35D1F"/>
    <w:rsid w:val="00F3602A"/>
    <w:rsid w:val="00F366F2"/>
    <w:rsid w:val="00F36776"/>
    <w:rsid w:val="00F36783"/>
    <w:rsid w:val="00F367E9"/>
    <w:rsid w:val="00F3687A"/>
    <w:rsid w:val="00F36D16"/>
    <w:rsid w:val="00F40218"/>
    <w:rsid w:val="00F40756"/>
    <w:rsid w:val="00F40E73"/>
    <w:rsid w:val="00F411C5"/>
    <w:rsid w:val="00F411E7"/>
    <w:rsid w:val="00F41ABA"/>
    <w:rsid w:val="00F41EFE"/>
    <w:rsid w:val="00F42D25"/>
    <w:rsid w:val="00F4323D"/>
    <w:rsid w:val="00F435EF"/>
    <w:rsid w:val="00F43B44"/>
    <w:rsid w:val="00F43C45"/>
    <w:rsid w:val="00F4422D"/>
    <w:rsid w:val="00F46E60"/>
    <w:rsid w:val="00F47104"/>
    <w:rsid w:val="00F47584"/>
    <w:rsid w:val="00F478B0"/>
    <w:rsid w:val="00F5168D"/>
    <w:rsid w:val="00F51AF8"/>
    <w:rsid w:val="00F52219"/>
    <w:rsid w:val="00F533BB"/>
    <w:rsid w:val="00F5419D"/>
    <w:rsid w:val="00F546DA"/>
    <w:rsid w:val="00F54E49"/>
    <w:rsid w:val="00F54F3E"/>
    <w:rsid w:val="00F5657E"/>
    <w:rsid w:val="00F57181"/>
    <w:rsid w:val="00F5769A"/>
    <w:rsid w:val="00F57F64"/>
    <w:rsid w:val="00F60246"/>
    <w:rsid w:val="00F60A79"/>
    <w:rsid w:val="00F60D5C"/>
    <w:rsid w:val="00F6172D"/>
    <w:rsid w:val="00F6200A"/>
    <w:rsid w:val="00F621A9"/>
    <w:rsid w:val="00F6229C"/>
    <w:rsid w:val="00F6283F"/>
    <w:rsid w:val="00F628B3"/>
    <w:rsid w:val="00F62ED3"/>
    <w:rsid w:val="00F637D4"/>
    <w:rsid w:val="00F64BBE"/>
    <w:rsid w:val="00F64E02"/>
    <w:rsid w:val="00F65323"/>
    <w:rsid w:val="00F668C9"/>
    <w:rsid w:val="00F67795"/>
    <w:rsid w:val="00F70056"/>
    <w:rsid w:val="00F70B8B"/>
    <w:rsid w:val="00F70FB4"/>
    <w:rsid w:val="00F7127E"/>
    <w:rsid w:val="00F71AEC"/>
    <w:rsid w:val="00F71D69"/>
    <w:rsid w:val="00F72A1A"/>
    <w:rsid w:val="00F730C6"/>
    <w:rsid w:val="00F73493"/>
    <w:rsid w:val="00F74A47"/>
    <w:rsid w:val="00F7631E"/>
    <w:rsid w:val="00F7707D"/>
    <w:rsid w:val="00F773C9"/>
    <w:rsid w:val="00F77B56"/>
    <w:rsid w:val="00F81125"/>
    <w:rsid w:val="00F81A9D"/>
    <w:rsid w:val="00F838D0"/>
    <w:rsid w:val="00F8567A"/>
    <w:rsid w:val="00F85BCC"/>
    <w:rsid w:val="00F91DCC"/>
    <w:rsid w:val="00F91FF7"/>
    <w:rsid w:val="00F92101"/>
    <w:rsid w:val="00F927E9"/>
    <w:rsid w:val="00F938B7"/>
    <w:rsid w:val="00F96775"/>
    <w:rsid w:val="00F97050"/>
    <w:rsid w:val="00F979E4"/>
    <w:rsid w:val="00F97E3E"/>
    <w:rsid w:val="00FA01F6"/>
    <w:rsid w:val="00FA05F8"/>
    <w:rsid w:val="00FA06E4"/>
    <w:rsid w:val="00FA0EB3"/>
    <w:rsid w:val="00FA1221"/>
    <w:rsid w:val="00FA2F49"/>
    <w:rsid w:val="00FA2FA4"/>
    <w:rsid w:val="00FA3873"/>
    <w:rsid w:val="00FA5875"/>
    <w:rsid w:val="00FA6958"/>
    <w:rsid w:val="00FA7471"/>
    <w:rsid w:val="00FB0791"/>
    <w:rsid w:val="00FB0EE1"/>
    <w:rsid w:val="00FB12EA"/>
    <w:rsid w:val="00FB1938"/>
    <w:rsid w:val="00FB2272"/>
    <w:rsid w:val="00FB3062"/>
    <w:rsid w:val="00FB4316"/>
    <w:rsid w:val="00FB45B0"/>
    <w:rsid w:val="00FB55E0"/>
    <w:rsid w:val="00FB56BD"/>
    <w:rsid w:val="00FB6DE4"/>
    <w:rsid w:val="00FB6E8C"/>
    <w:rsid w:val="00FB70BC"/>
    <w:rsid w:val="00FB73E6"/>
    <w:rsid w:val="00FB7481"/>
    <w:rsid w:val="00FB74FE"/>
    <w:rsid w:val="00FB76DE"/>
    <w:rsid w:val="00FB7926"/>
    <w:rsid w:val="00FC5928"/>
    <w:rsid w:val="00FC5963"/>
    <w:rsid w:val="00FC598F"/>
    <w:rsid w:val="00FC67E3"/>
    <w:rsid w:val="00FC68BD"/>
    <w:rsid w:val="00FC6D2A"/>
    <w:rsid w:val="00FC7D09"/>
    <w:rsid w:val="00FD19FA"/>
    <w:rsid w:val="00FD1B88"/>
    <w:rsid w:val="00FD284B"/>
    <w:rsid w:val="00FD3791"/>
    <w:rsid w:val="00FD405D"/>
    <w:rsid w:val="00FD4263"/>
    <w:rsid w:val="00FD42E8"/>
    <w:rsid w:val="00FD47F5"/>
    <w:rsid w:val="00FD4987"/>
    <w:rsid w:val="00FD5DD0"/>
    <w:rsid w:val="00FD5FCF"/>
    <w:rsid w:val="00FD69CA"/>
    <w:rsid w:val="00FD7CCC"/>
    <w:rsid w:val="00FD7DDC"/>
    <w:rsid w:val="00FE02D1"/>
    <w:rsid w:val="00FE0E21"/>
    <w:rsid w:val="00FE164B"/>
    <w:rsid w:val="00FE171E"/>
    <w:rsid w:val="00FE1A6E"/>
    <w:rsid w:val="00FE1C39"/>
    <w:rsid w:val="00FE1D9D"/>
    <w:rsid w:val="00FE1F19"/>
    <w:rsid w:val="00FE208D"/>
    <w:rsid w:val="00FE3CE3"/>
    <w:rsid w:val="00FE427A"/>
    <w:rsid w:val="00FE48E5"/>
    <w:rsid w:val="00FE5F0F"/>
    <w:rsid w:val="00FE6125"/>
    <w:rsid w:val="00FE67AF"/>
    <w:rsid w:val="00FE687C"/>
    <w:rsid w:val="00FE6BCC"/>
    <w:rsid w:val="00FE72E9"/>
    <w:rsid w:val="00FE7872"/>
    <w:rsid w:val="00FE7D74"/>
    <w:rsid w:val="00FF0721"/>
    <w:rsid w:val="00FF1127"/>
    <w:rsid w:val="00FF1258"/>
    <w:rsid w:val="00FF327E"/>
    <w:rsid w:val="00FF34CC"/>
    <w:rsid w:val="00FF4A75"/>
    <w:rsid w:val="00FF51A3"/>
    <w:rsid w:val="00FF57AB"/>
    <w:rsid w:val="00FF5B71"/>
    <w:rsid w:val="00FF5C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2"/>
    </o:shapelayout>
  </w:shapeDefaults>
  <w:decimalSymbol w:val="."/>
  <w:listSeparator w:val=","/>
  <w14:docId w14:val="153E5DA7"/>
  <w15:docId w15:val="{B8C71E9D-F4E7-4BE9-98CA-EFECF41EA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en-US"/>
      </w:rPr>
    </w:rPrDefault>
    <w:pPrDefault>
      <w:pPr>
        <w:spacing w:after="200" w:line="276" w:lineRule="auto"/>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Number" w:semiHidden="1" w:unhideWhenUsed="1"/>
    <w:lsdException w:name="List 2"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Subtitl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D9C"/>
    <w:pPr>
      <w:spacing w:after="0" w:line="240" w:lineRule="auto"/>
    </w:pPr>
    <w:rPr>
      <w:rFonts w:asciiTheme="minorHAnsi" w:eastAsia="Times New Roman" w:hAnsiTheme="minorHAnsi"/>
      <w:sz w:val="24"/>
      <w:szCs w:val="24"/>
      <w:lang w:bidi="ar-SA"/>
    </w:rPr>
  </w:style>
  <w:style w:type="paragraph" w:styleId="Heading1">
    <w:name w:val="heading 1"/>
    <w:basedOn w:val="Normal"/>
    <w:next w:val="Normal"/>
    <w:link w:val="Heading1Char"/>
    <w:qFormat/>
    <w:rsid w:val="008D4D9C"/>
    <w:pPr>
      <w:keepNext/>
      <w:keepLines/>
      <w:spacing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nhideWhenUsed/>
    <w:qFormat/>
    <w:rsid w:val="008D4D9C"/>
    <w:pPr>
      <w:keepNext/>
      <w:keepLines/>
      <w:spacing w:after="24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qFormat/>
    <w:rsid w:val="008D4D9C"/>
    <w:pPr>
      <w:keepNext/>
      <w:spacing w:before="240" w:after="60"/>
      <w:outlineLvl w:val="2"/>
    </w:pPr>
    <w:rPr>
      <w:rFonts w:asciiTheme="majorHAnsi" w:hAnsiTheme="majorHAnsi" w:cs="Arial"/>
      <w:b/>
      <w:bCs/>
      <w:szCs w:val="26"/>
    </w:rPr>
  </w:style>
  <w:style w:type="paragraph" w:styleId="Heading4">
    <w:name w:val="heading 4"/>
    <w:basedOn w:val="Normal"/>
    <w:next w:val="Normal"/>
    <w:link w:val="Heading4Char"/>
    <w:uiPriority w:val="9"/>
    <w:unhideWhenUsed/>
    <w:qFormat/>
    <w:rsid w:val="003A6E6C"/>
    <w:pPr>
      <w:keepNext/>
      <w:numPr>
        <w:ilvl w:val="3"/>
        <w:numId w:val="8"/>
      </w:numPr>
      <w:spacing w:before="240" w:after="60"/>
      <w:outlineLvl w:val="3"/>
    </w:pPr>
    <w:rPr>
      <w:b/>
      <w:bCs/>
      <w:sz w:val="28"/>
      <w:szCs w:val="28"/>
    </w:rPr>
  </w:style>
  <w:style w:type="paragraph" w:styleId="Heading5">
    <w:name w:val="heading 5"/>
    <w:basedOn w:val="Normal"/>
    <w:link w:val="Heading5Char"/>
    <w:qFormat/>
    <w:rsid w:val="008D4D9C"/>
    <w:pPr>
      <w:spacing w:before="100" w:beforeAutospacing="1" w:after="100" w:afterAutospacing="1"/>
      <w:outlineLvl w:val="4"/>
    </w:pPr>
    <w:rPr>
      <w:b/>
      <w:bCs/>
      <w:sz w:val="20"/>
      <w:szCs w:val="20"/>
    </w:rPr>
  </w:style>
  <w:style w:type="paragraph" w:styleId="Heading6">
    <w:name w:val="heading 6"/>
    <w:basedOn w:val="Normal"/>
    <w:next w:val="Normal"/>
    <w:link w:val="Heading6Char"/>
    <w:uiPriority w:val="9"/>
    <w:unhideWhenUsed/>
    <w:qFormat/>
    <w:rsid w:val="003A6E6C"/>
    <w:pPr>
      <w:spacing w:before="240" w:after="60"/>
      <w:outlineLvl w:val="5"/>
    </w:pPr>
    <w:rPr>
      <w:b/>
      <w:bCs/>
    </w:rPr>
  </w:style>
  <w:style w:type="paragraph" w:styleId="Heading7">
    <w:name w:val="heading 7"/>
    <w:basedOn w:val="Normal"/>
    <w:next w:val="Normal"/>
    <w:link w:val="Heading7Char"/>
    <w:uiPriority w:val="9"/>
    <w:unhideWhenUsed/>
    <w:qFormat/>
    <w:rsid w:val="003A6E6C"/>
    <w:pPr>
      <w:spacing w:before="240" w:after="60"/>
      <w:outlineLvl w:val="6"/>
    </w:pPr>
  </w:style>
  <w:style w:type="paragraph" w:styleId="Heading8">
    <w:name w:val="heading 8"/>
    <w:basedOn w:val="Normal"/>
    <w:next w:val="Normal"/>
    <w:link w:val="Heading8Char"/>
    <w:uiPriority w:val="9"/>
    <w:unhideWhenUsed/>
    <w:qFormat/>
    <w:rsid w:val="003A6E6C"/>
    <w:pPr>
      <w:spacing w:before="240" w:after="60"/>
      <w:outlineLvl w:val="7"/>
    </w:pPr>
    <w:rPr>
      <w:i/>
      <w:iCs/>
    </w:rPr>
  </w:style>
  <w:style w:type="paragraph" w:styleId="Heading9">
    <w:name w:val="heading 9"/>
    <w:basedOn w:val="Normal"/>
    <w:next w:val="Normal"/>
    <w:link w:val="Heading9Char"/>
    <w:uiPriority w:val="9"/>
    <w:unhideWhenUsed/>
    <w:qFormat/>
    <w:rsid w:val="003A6E6C"/>
    <w:pPr>
      <w:spacing w:before="240" w:after="60"/>
      <w:outlineLvl w:val="8"/>
    </w:pPr>
    <w:rPr>
      <w:rFonts w:asciiTheme="majorHAnsi" w:eastAsiaTheme="majorEastAsia" w:hAnsiTheme="majorHAnsi"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bulletBlue0">
    <w:name w:val="bullet Blue"/>
    <w:basedOn w:val="NoList"/>
    <w:rsid w:val="00A2420F"/>
    <w:pPr>
      <w:numPr>
        <w:numId w:val="1"/>
      </w:numPr>
    </w:pPr>
  </w:style>
  <w:style w:type="character" w:customStyle="1" w:styleId="Heading1Char">
    <w:name w:val="Heading 1 Char"/>
    <w:basedOn w:val="DefaultParagraphFont"/>
    <w:link w:val="Heading1"/>
    <w:rsid w:val="008D4D9C"/>
    <w:rPr>
      <w:rFonts w:asciiTheme="majorHAnsi" w:eastAsiaTheme="majorEastAsia" w:hAnsiTheme="majorHAnsi" w:cstheme="majorBidi"/>
      <w:b/>
      <w:bCs/>
      <w:color w:val="365F91" w:themeColor="accent1" w:themeShade="BF"/>
      <w:sz w:val="28"/>
      <w:szCs w:val="28"/>
      <w:lang w:bidi="ar-SA"/>
    </w:rPr>
  </w:style>
  <w:style w:type="character" w:customStyle="1" w:styleId="Heading2Char">
    <w:name w:val="Heading 2 Char"/>
    <w:basedOn w:val="DefaultParagraphFont"/>
    <w:link w:val="Heading2"/>
    <w:rsid w:val="008D4D9C"/>
    <w:rPr>
      <w:rFonts w:asciiTheme="majorHAnsi" w:eastAsiaTheme="majorEastAsia" w:hAnsiTheme="majorHAnsi" w:cstheme="majorBidi"/>
      <w:b/>
      <w:bCs/>
      <w:color w:val="4F81BD" w:themeColor="accent1"/>
      <w:sz w:val="24"/>
      <w:szCs w:val="26"/>
      <w:lang w:bidi="ar-SA"/>
    </w:rPr>
  </w:style>
  <w:style w:type="character" w:customStyle="1" w:styleId="Heading3Char">
    <w:name w:val="Heading 3 Char"/>
    <w:basedOn w:val="DefaultParagraphFont"/>
    <w:link w:val="Heading3"/>
    <w:rsid w:val="003A6E6C"/>
    <w:rPr>
      <w:rFonts w:asciiTheme="majorHAnsi" w:eastAsia="Times New Roman" w:hAnsiTheme="majorHAnsi" w:cs="Arial"/>
      <w:b/>
      <w:bCs/>
      <w:sz w:val="24"/>
      <w:szCs w:val="26"/>
      <w:lang w:bidi="ar-SA"/>
    </w:rPr>
  </w:style>
  <w:style w:type="character" w:customStyle="1" w:styleId="Heading4Char">
    <w:name w:val="Heading 4 Char"/>
    <w:basedOn w:val="DefaultParagraphFont"/>
    <w:link w:val="Heading4"/>
    <w:uiPriority w:val="9"/>
    <w:rsid w:val="003A6E6C"/>
    <w:rPr>
      <w:rFonts w:asciiTheme="minorHAnsi" w:eastAsia="Times New Roman" w:hAnsiTheme="minorHAnsi"/>
      <w:b/>
      <w:bCs/>
      <w:sz w:val="28"/>
      <w:szCs w:val="28"/>
      <w:lang w:bidi="ar-SA"/>
    </w:rPr>
  </w:style>
  <w:style w:type="character" w:customStyle="1" w:styleId="Heading5Char">
    <w:name w:val="Heading 5 Char"/>
    <w:basedOn w:val="DefaultParagraphFont"/>
    <w:link w:val="Heading5"/>
    <w:rsid w:val="003A6E6C"/>
    <w:rPr>
      <w:rFonts w:asciiTheme="minorHAnsi" w:eastAsia="Times New Roman" w:hAnsiTheme="minorHAnsi"/>
      <w:b/>
      <w:bCs/>
      <w:sz w:val="20"/>
      <w:szCs w:val="20"/>
      <w:lang w:bidi="ar-SA"/>
    </w:rPr>
  </w:style>
  <w:style w:type="character" w:customStyle="1" w:styleId="Heading6Char">
    <w:name w:val="Heading 6 Char"/>
    <w:basedOn w:val="DefaultParagraphFont"/>
    <w:link w:val="Heading6"/>
    <w:uiPriority w:val="9"/>
    <w:rsid w:val="003A6E6C"/>
    <w:rPr>
      <w:b/>
      <w:bCs/>
    </w:rPr>
  </w:style>
  <w:style w:type="character" w:customStyle="1" w:styleId="Heading7Char">
    <w:name w:val="Heading 7 Char"/>
    <w:basedOn w:val="DefaultParagraphFont"/>
    <w:link w:val="Heading7"/>
    <w:uiPriority w:val="9"/>
    <w:rsid w:val="003A6E6C"/>
    <w:rPr>
      <w:sz w:val="24"/>
      <w:szCs w:val="24"/>
    </w:rPr>
  </w:style>
  <w:style w:type="character" w:customStyle="1" w:styleId="Heading8Char">
    <w:name w:val="Heading 8 Char"/>
    <w:basedOn w:val="DefaultParagraphFont"/>
    <w:link w:val="Heading8"/>
    <w:uiPriority w:val="9"/>
    <w:rsid w:val="003A6E6C"/>
    <w:rPr>
      <w:i/>
      <w:iCs/>
      <w:sz w:val="24"/>
      <w:szCs w:val="24"/>
    </w:rPr>
  </w:style>
  <w:style w:type="character" w:customStyle="1" w:styleId="Heading9Char">
    <w:name w:val="Heading 9 Char"/>
    <w:basedOn w:val="DefaultParagraphFont"/>
    <w:link w:val="Heading9"/>
    <w:uiPriority w:val="9"/>
    <w:rsid w:val="003A6E6C"/>
    <w:rPr>
      <w:rFonts w:asciiTheme="majorHAnsi" w:eastAsiaTheme="majorEastAsia" w:hAnsiTheme="majorHAnsi" w:cs="Arial"/>
    </w:rPr>
  </w:style>
  <w:style w:type="paragraph" w:styleId="TOC1">
    <w:name w:val="toc 1"/>
    <w:basedOn w:val="Normal"/>
    <w:next w:val="Normal"/>
    <w:autoRedefine/>
    <w:rsid w:val="00EB18DA"/>
    <w:pPr>
      <w:tabs>
        <w:tab w:val="right" w:leader="dot" w:pos="9360"/>
      </w:tabs>
      <w:spacing w:before="240"/>
      <w:ind w:right="245" w:hanging="720"/>
    </w:pPr>
    <w:rPr>
      <w:rFonts w:eastAsia="MS Mincho"/>
      <w:lang w:eastAsia="ja-JP"/>
    </w:rPr>
  </w:style>
  <w:style w:type="paragraph" w:styleId="TOC2">
    <w:name w:val="toc 2"/>
    <w:basedOn w:val="Normal"/>
    <w:next w:val="Normal"/>
    <w:autoRedefine/>
    <w:rsid w:val="00EB18DA"/>
    <w:pPr>
      <w:tabs>
        <w:tab w:val="right" w:leader="dot" w:pos="9360"/>
      </w:tabs>
      <w:ind w:left="1440" w:right="245" w:hanging="720"/>
    </w:pPr>
    <w:rPr>
      <w:rFonts w:eastAsia="MS Mincho"/>
      <w:lang w:eastAsia="ja-JP"/>
    </w:rPr>
  </w:style>
  <w:style w:type="paragraph" w:styleId="TOC3">
    <w:name w:val="toc 3"/>
    <w:basedOn w:val="Normal"/>
    <w:next w:val="Normal"/>
    <w:autoRedefine/>
    <w:rsid w:val="00EB18DA"/>
    <w:pPr>
      <w:tabs>
        <w:tab w:val="left" w:pos="2160"/>
        <w:tab w:val="right" w:leader="dot" w:pos="9360"/>
      </w:tabs>
      <w:ind w:left="2160" w:right="360" w:hanging="720"/>
    </w:pPr>
    <w:rPr>
      <w:rFonts w:eastAsia="MS Mincho"/>
      <w:lang w:eastAsia="ja-JP"/>
    </w:rPr>
  </w:style>
  <w:style w:type="paragraph" w:styleId="TOC4">
    <w:name w:val="toc 4"/>
    <w:basedOn w:val="Normal"/>
    <w:next w:val="Normal"/>
    <w:autoRedefine/>
    <w:rsid w:val="00EB18DA"/>
    <w:pPr>
      <w:tabs>
        <w:tab w:val="left" w:pos="2880"/>
        <w:tab w:val="right" w:leader="dot" w:pos="9360"/>
      </w:tabs>
      <w:ind w:left="2880" w:right="240" w:hanging="720"/>
    </w:pPr>
    <w:rPr>
      <w:rFonts w:eastAsia="MS Mincho"/>
      <w:lang w:eastAsia="ja-JP"/>
    </w:rPr>
  </w:style>
  <w:style w:type="paragraph" w:styleId="CommentText">
    <w:name w:val="annotation text"/>
    <w:basedOn w:val="Normal"/>
    <w:link w:val="CommentTextChar"/>
    <w:rsid w:val="008D4D9C"/>
    <w:rPr>
      <w:sz w:val="20"/>
      <w:szCs w:val="20"/>
    </w:rPr>
  </w:style>
  <w:style w:type="character" w:customStyle="1" w:styleId="CommentTextChar">
    <w:name w:val="Comment Text Char"/>
    <w:basedOn w:val="DefaultParagraphFont"/>
    <w:link w:val="CommentText"/>
    <w:rsid w:val="008D4D9C"/>
    <w:rPr>
      <w:rFonts w:asciiTheme="minorHAnsi" w:eastAsia="Times New Roman" w:hAnsiTheme="minorHAnsi"/>
      <w:sz w:val="20"/>
      <w:szCs w:val="20"/>
      <w:lang w:bidi="ar-SA"/>
    </w:rPr>
  </w:style>
  <w:style w:type="paragraph" w:styleId="Header">
    <w:name w:val="header"/>
    <w:basedOn w:val="Normal"/>
    <w:link w:val="HeaderChar"/>
    <w:rsid w:val="008D4D9C"/>
    <w:pPr>
      <w:tabs>
        <w:tab w:val="center" w:pos="4680"/>
        <w:tab w:val="right" w:pos="9360"/>
      </w:tabs>
    </w:pPr>
    <w:rPr>
      <w:i/>
      <w:sz w:val="22"/>
    </w:rPr>
  </w:style>
  <w:style w:type="character" w:customStyle="1" w:styleId="HeaderChar">
    <w:name w:val="Header Char"/>
    <w:basedOn w:val="DefaultParagraphFont"/>
    <w:link w:val="Header"/>
    <w:rsid w:val="008D4D9C"/>
    <w:rPr>
      <w:rFonts w:asciiTheme="minorHAnsi" w:eastAsia="Times New Roman" w:hAnsiTheme="minorHAnsi"/>
      <w:i/>
      <w:szCs w:val="24"/>
      <w:lang w:bidi="ar-SA"/>
    </w:rPr>
  </w:style>
  <w:style w:type="paragraph" w:styleId="Footer">
    <w:name w:val="footer"/>
    <w:basedOn w:val="Normal"/>
    <w:link w:val="FooterChar"/>
    <w:rsid w:val="008D4D9C"/>
    <w:pPr>
      <w:tabs>
        <w:tab w:val="center" w:pos="4680"/>
        <w:tab w:val="right" w:pos="9360"/>
      </w:tabs>
    </w:pPr>
  </w:style>
  <w:style w:type="character" w:customStyle="1" w:styleId="FooterChar">
    <w:name w:val="Footer Char"/>
    <w:basedOn w:val="DefaultParagraphFont"/>
    <w:link w:val="Footer"/>
    <w:rsid w:val="008D4D9C"/>
    <w:rPr>
      <w:rFonts w:asciiTheme="minorHAnsi" w:eastAsia="Times New Roman" w:hAnsiTheme="minorHAnsi"/>
      <w:sz w:val="24"/>
      <w:szCs w:val="24"/>
      <w:lang w:bidi="ar-SA"/>
    </w:rPr>
  </w:style>
  <w:style w:type="character" w:styleId="CommentReference">
    <w:name w:val="annotation reference"/>
    <w:basedOn w:val="DefaultParagraphFont"/>
    <w:rsid w:val="008D4D9C"/>
    <w:rPr>
      <w:sz w:val="16"/>
      <w:szCs w:val="16"/>
    </w:rPr>
  </w:style>
  <w:style w:type="character" w:styleId="PageNumber">
    <w:name w:val="page number"/>
    <w:basedOn w:val="DefaultParagraphFont"/>
    <w:rsid w:val="00EB18DA"/>
  </w:style>
  <w:style w:type="character" w:styleId="Hyperlink">
    <w:name w:val="Hyperlink"/>
    <w:basedOn w:val="DefaultParagraphFont"/>
    <w:rsid w:val="008D4D9C"/>
    <w:rPr>
      <w:color w:val="0000FF"/>
      <w:u w:val="single"/>
    </w:rPr>
  </w:style>
  <w:style w:type="paragraph" w:styleId="NormalWeb">
    <w:name w:val="Normal (Web)"/>
    <w:basedOn w:val="Normal"/>
    <w:uiPriority w:val="99"/>
    <w:unhideWhenUsed/>
    <w:rsid w:val="008D4D9C"/>
    <w:pPr>
      <w:spacing w:before="100" w:beforeAutospacing="1" w:after="100" w:afterAutospacing="1" w:line="360" w:lineRule="auto"/>
    </w:pPr>
    <w:rPr>
      <w:color w:val="000000"/>
    </w:rPr>
  </w:style>
  <w:style w:type="paragraph" w:styleId="CommentSubject">
    <w:name w:val="annotation subject"/>
    <w:basedOn w:val="CommentText"/>
    <w:next w:val="CommentText"/>
    <w:link w:val="CommentSubjectChar"/>
    <w:semiHidden/>
    <w:rsid w:val="008D4D9C"/>
    <w:rPr>
      <w:b/>
      <w:bCs/>
    </w:rPr>
  </w:style>
  <w:style w:type="character" w:customStyle="1" w:styleId="CommentSubjectChar">
    <w:name w:val="Comment Subject Char"/>
    <w:basedOn w:val="CommentTextChar"/>
    <w:link w:val="CommentSubject"/>
    <w:semiHidden/>
    <w:rsid w:val="00EB18DA"/>
    <w:rPr>
      <w:rFonts w:asciiTheme="minorHAnsi" w:eastAsia="Times New Roman" w:hAnsiTheme="minorHAnsi"/>
      <w:b/>
      <w:bCs/>
      <w:sz w:val="20"/>
      <w:szCs w:val="20"/>
      <w:lang w:bidi="ar-SA"/>
    </w:rPr>
  </w:style>
  <w:style w:type="paragraph" w:styleId="BalloonText">
    <w:name w:val="Balloon Text"/>
    <w:basedOn w:val="Normal"/>
    <w:link w:val="BalloonTextChar"/>
    <w:rsid w:val="008D4D9C"/>
    <w:rPr>
      <w:rFonts w:ascii="Tahoma" w:hAnsi="Tahoma" w:cs="Tahoma"/>
      <w:sz w:val="16"/>
      <w:szCs w:val="16"/>
    </w:rPr>
  </w:style>
  <w:style w:type="character" w:customStyle="1" w:styleId="BalloonTextChar">
    <w:name w:val="Balloon Text Char"/>
    <w:basedOn w:val="DefaultParagraphFont"/>
    <w:link w:val="BalloonText"/>
    <w:rsid w:val="008D4D9C"/>
    <w:rPr>
      <w:rFonts w:ascii="Tahoma" w:eastAsia="Times New Roman" w:hAnsi="Tahoma" w:cs="Tahoma"/>
      <w:sz w:val="16"/>
      <w:szCs w:val="16"/>
      <w:lang w:bidi="ar-SA"/>
    </w:rPr>
  </w:style>
  <w:style w:type="table" w:styleId="TableGrid">
    <w:name w:val="Table Grid"/>
    <w:basedOn w:val="TableNormal"/>
    <w:uiPriority w:val="59"/>
    <w:rsid w:val="009577E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75DE7"/>
    <w:pPr>
      <w:ind w:left="720"/>
      <w:contextualSpacing/>
    </w:pPr>
  </w:style>
  <w:style w:type="paragraph" w:customStyle="1" w:styleId="Level1">
    <w:name w:val="Level 1"/>
    <w:basedOn w:val="Normal"/>
    <w:rsid w:val="009577EF"/>
    <w:pPr>
      <w:tabs>
        <w:tab w:val="num" w:pos="2160"/>
      </w:tabs>
      <w:outlineLvl w:val="0"/>
    </w:pPr>
  </w:style>
  <w:style w:type="paragraph" w:customStyle="1" w:styleId="Bullet">
    <w:name w:val="Bullet"/>
    <w:rsid w:val="000C0203"/>
    <w:pPr>
      <w:numPr>
        <w:numId w:val="10"/>
      </w:numPr>
      <w:spacing w:after="120" w:line="240" w:lineRule="auto"/>
    </w:pPr>
    <w:rPr>
      <w:rFonts w:ascii="Arial Narrow" w:hAnsi="Arial Narrow"/>
      <w:sz w:val="21"/>
      <w:lang w:bidi="ar-SA"/>
    </w:rPr>
  </w:style>
  <w:style w:type="paragraph" w:customStyle="1" w:styleId="Bulletlast">
    <w:name w:val="Bullet last"/>
    <w:basedOn w:val="Bullet"/>
    <w:rsid w:val="000C0203"/>
    <w:pPr>
      <w:numPr>
        <w:numId w:val="0"/>
      </w:numPr>
      <w:spacing w:after="240"/>
    </w:pPr>
  </w:style>
  <w:style w:type="paragraph" w:customStyle="1" w:styleId="Bulletsingle">
    <w:name w:val="Bullet single"/>
    <w:basedOn w:val="Bullet"/>
    <w:rsid w:val="000C0203"/>
    <w:pPr>
      <w:numPr>
        <w:numId w:val="11"/>
      </w:numPr>
      <w:spacing w:after="240"/>
      <w:contextualSpacing/>
    </w:pPr>
  </w:style>
  <w:style w:type="paragraph" w:customStyle="1" w:styleId="Head">
    <w:name w:val="Head"/>
    <w:basedOn w:val="Heading1"/>
    <w:rsid w:val="000C0203"/>
    <w:pPr>
      <w:tabs>
        <w:tab w:val="left" w:pos="720"/>
        <w:tab w:val="left" w:pos="1440"/>
      </w:tabs>
      <w:jc w:val="center"/>
    </w:pPr>
    <w:rPr>
      <w:rFonts w:ascii="Arial Narrow" w:eastAsia="Times New Roman" w:hAnsi="Arial Narrow" w:cs="Times New Roman"/>
      <w:bCs w:val="0"/>
      <w:color w:val="FFFFFF" w:themeColor="background1"/>
      <w:sz w:val="56"/>
      <w:szCs w:val="56"/>
    </w:rPr>
  </w:style>
  <w:style w:type="character" w:customStyle="1" w:styleId="Heading4Text">
    <w:name w:val="Heading 4 Text"/>
    <w:rsid w:val="00EB18DA"/>
    <w:rPr>
      <w:rFonts w:ascii="Times New Roman Bold" w:hAnsi="Times New Roman Bold"/>
      <w:b/>
      <w:color w:val="003399"/>
      <w:sz w:val="24"/>
      <w:szCs w:val="22"/>
    </w:rPr>
  </w:style>
  <w:style w:type="character" w:customStyle="1" w:styleId="Heading5Text">
    <w:name w:val="Heading 5 Text"/>
    <w:rsid w:val="00EB18DA"/>
    <w:rPr>
      <w:rFonts w:ascii="Times New Roman" w:hAnsi="Times New Roman"/>
      <w:b/>
      <w:i/>
      <w:color w:val="auto"/>
      <w:sz w:val="22"/>
    </w:rPr>
  </w:style>
  <w:style w:type="paragraph" w:customStyle="1" w:styleId="NormalSingleSpace">
    <w:name w:val="Normal Single Space"/>
    <w:basedOn w:val="Normal"/>
    <w:rsid w:val="00EB18DA"/>
  </w:style>
  <w:style w:type="paragraph" w:customStyle="1" w:styleId="StyleHeading110ptAfter2pt">
    <w:name w:val="Style Heading 1 + 10 pt After:  2 pt"/>
    <w:basedOn w:val="Heading1"/>
    <w:rsid w:val="009577EF"/>
    <w:pPr>
      <w:spacing w:after="40"/>
    </w:pPr>
  </w:style>
  <w:style w:type="paragraph" w:customStyle="1" w:styleId="StyleNormalSingleSpace10pt">
    <w:name w:val="Style Normal Single Space + 10 pt"/>
    <w:basedOn w:val="Normal"/>
    <w:rsid w:val="00EB18DA"/>
  </w:style>
  <w:style w:type="character" w:customStyle="1" w:styleId="Style10pt">
    <w:name w:val="Style 10 pt"/>
    <w:basedOn w:val="DefaultParagraphFont"/>
    <w:rsid w:val="009577EF"/>
    <w:rPr>
      <w:sz w:val="22"/>
    </w:rPr>
  </w:style>
  <w:style w:type="character" w:customStyle="1" w:styleId="apple-style-span">
    <w:name w:val="apple-style-span"/>
    <w:basedOn w:val="DefaultParagraphFont"/>
    <w:rsid w:val="009577EF"/>
    <w:rPr>
      <w:rFonts w:cs="Times New Roman"/>
    </w:rPr>
  </w:style>
  <w:style w:type="paragraph" w:customStyle="1" w:styleId="StyleBullet10ptBoldItalic">
    <w:name w:val="Style Bullet + 10 pt Bold Italic"/>
    <w:basedOn w:val="Bullet"/>
    <w:rsid w:val="009577EF"/>
    <w:rPr>
      <w:b/>
      <w:i/>
      <w:iCs/>
    </w:rPr>
  </w:style>
  <w:style w:type="paragraph" w:customStyle="1" w:styleId="ResumeSingleSpace">
    <w:name w:val="_Resume Single Space"/>
    <w:rsid w:val="009577EF"/>
    <w:pPr>
      <w:jc w:val="both"/>
    </w:pPr>
  </w:style>
  <w:style w:type="paragraph" w:customStyle="1" w:styleId="EducationResume">
    <w:name w:val="_Education_Resume"/>
    <w:rsid w:val="009577EF"/>
  </w:style>
  <w:style w:type="paragraph" w:customStyle="1" w:styleId="TextResume">
    <w:name w:val="_Text_Resume"/>
    <w:rsid w:val="009577EF"/>
    <w:pPr>
      <w:spacing w:before="40" w:after="80"/>
      <w:jc w:val="both"/>
    </w:pPr>
  </w:style>
  <w:style w:type="paragraph" w:customStyle="1" w:styleId="BulletLeaf0">
    <w:name w:val="Bullet Leaf"/>
    <w:basedOn w:val="Normal"/>
    <w:rsid w:val="009577EF"/>
    <w:rPr>
      <w:rFonts w:ascii="Garamond" w:hAnsi="Garamond"/>
    </w:rPr>
  </w:style>
  <w:style w:type="numbering" w:customStyle="1" w:styleId="bulletblue">
    <w:name w:val="bullet blue"/>
    <w:basedOn w:val="NoList"/>
    <w:rsid w:val="009577EF"/>
    <w:pPr>
      <w:numPr>
        <w:numId w:val="2"/>
      </w:numPr>
    </w:pPr>
  </w:style>
  <w:style w:type="paragraph" w:customStyle="1" w:styleId="PositionsHeld">
    <w:name w:val="Positions Held"/>
    <w:basedOn w:val="Normal"/>
    <w:rsid w:val="00EB18DA"/>
    <w:pPr>
      <w:ind w:left="360" w:hanging="360"/>
      <w:contextualSpacing/>
    </w:pPr>
  </w:style>
  <w:style w:type="character" w:customStyle="1" w:styleId="ProjectTitle">
    <w:name w:val="Project Title"/>
    <w:basedOn w:val="DefaultParagraphFont"/>
    <w:rsid w:val="00864A65"/>
    <w:rPr>
      <w:color w:val="auto"/>
      <w:u w:val="single"/>
    </w:rPr>
  </w:style>
  <w:style w:type="paragraph" w:styleId="ListBullet">
    <w:name w:val="List Bullet"/>
    <w:basedOn w:val="Normal"/>
    <w:rsid w:val="008D4D9C"/>
    <w:pPr>
      <w:numPr>
        <w:numId w:val="3"/>
      </w:numPr>
      <w:spacing w:after="120"/>
    </w:pPr>
    <w:rPr>
      <w:rFonts w:ascii="Gill Sans MT" w:hAnsi="Gill Sans MT"/>
      <w:sz w:val="20"/>
      <w:szCs w:val="22"/>
    </w:rPr>
  </w:style>
  <w:style w:type="paragraph" w:styleId="BodyText">
    <w:name w:val="Body Text"/>
    <w:basedOn w:val="Normal"/>
    <w:link w:val="BodyTextChar"/>
    <w:rsid w:val="008D4D9C"/>
    <w:pPr>
      <w:autoSpaceDE w:val="0"/>
      <w:autoSpaceDN w:val="0"/>
      <w:adjustRightInd w:val="0"/>
      <w:spacing w:after="240" w:line="276" w:lineRule="auto"/>
    </w:pPr>
    <w:rPr>
      <w:bCs/>
      <w:sz w:val="22"/>
      <w:szCs w:val="22"/>
    </w:rPr>
  </w:style>
  <w:style w:type="character" w:customStyle="1" w:styleId="BodyTextChar">
    <w:name w:val="Body Text Char"/>
    <w:basedOn w:val="DefaultParagraphFont"/>
    <w:link w:val="BodyText"/>
    <w:rsid w:val="008D4D9C"/>
    <w:rPr>
      <w:rFonts w:asciiTheme="minorHAnsi" w:eastAsia="Times New Roman" w:hAnsiTheme="minorHAnsi"/>
      <w:bCs/>
      <w:lang w:bidi="ar-SA"/>
    </w:rPr>
  </w:style>
  <w:style w:type="character" w:styleId="Strong">
    <w:name w:val="Strong"/>
    <w:basedOn w:val="DefaultParagraphFont"/>
    <w:uiPriority w:val="22"/>
    <w:qFormat/>
    <w:rsid w:val="00075DE7"/>
    <w:rPr>
      <w:b/>
      <w:bCs/>
    </w:rPr>
  </w:style>
  <w:style w:type="paragraph" w:customStyle="1" w:styleId="TextBoxText">
    <w:name w:val="Text Box Text"/>
    <w:basedOn w:val="BodyText"/>
    <w:qFormat/>
    <w:rsid w:val="008D4D9C"/>
    <w:pPr>
      <w:spacing w:after="0" w:line="240" w:lineRule="auto"/>
    </w:pPr>
  </w:style>
  <w:style w:type="character" w:customStyle="1" w:styleId="AOCAreas">
    <w:name w:val="AOC Areas"/>
    <w:basedOn w:val="DefaultParagraphFont"/>
    <w:rsid w:val="00EB18DA"/>
    <w:rPr>
      <w:b/>
      <w:i/>
      <w:color w:val="365F91"/>
    </w:rPr>
  </w:style>
  <w:style w:type="paragraph" w:customStyle="1" w:styleId="NAME">
    <w:name w:val="NAME"/>
    <w:basedOn w:val="Header"/>
    <w:rsid w:val="00EB18DA"/>
    <w:pPr>
      <w:pBdr>
        <w:bottom w:val="single" w:sz="4" w:space="1" w:color="auto"/>
      </w:pBdr>
    </w:pPr>
    <w:rPr>
      <w:b/>
      <w:color w:val="1F497D"/>
    </w:rPr>
  </w:style>
  <w:style w:type="paragraph" w:customStyle="1" w:styleId="Level2">
    <w:name w:val="Level 2"/>
    <w:basedOn w:val="Normal"/>
    <w:rsid w:val="00EB18DA"/>
    <w:pPr>
      <w:tabs>
        <w:tab w:val="right" w:pos="9360"/>
      </w:tabs>
    </w:pPr>
    <w:rPr>
      <w:b/>
      <w:bCs/>
      <w:i/>
      <w:iCs/>
    </w:rPr>
  </w:style>
  <w:style w:type="paragraph" w:customStyle="1" w:styleId="BodyText1">
    <w:name w:val="Body Text1"/>
    <w:basedOn w:val="Normal"/>
    <w:rsid w:val="00EB18DA"/>
  </w:style>
  <w:style w:type="paragraph" w:customStyle="1" w:styleId="Level3">
    <w:name w:val="Level 3"/>
    <w:basedOn w:val="Normal"/>
    <w:rsid w:val="00EB18DA"/>
    <w:pPr>
      <w:numPr>
        <w:numId w:val="4"/>
      </w:numPr>
    </w:pPr>
    <w:rPr>
      <w:rFonts w:eastAsia="PMingLiU"/>
    </w:rPr>
  </w:style>
  <w:style w:type="character" w:customStyle="1" w:styleId="TitleProfExper">
    <w:name w:val="Title Prof Exper"/>
    <w:aliases w:val="tpe"/>
    <w:basedOn w:val="DefaultParagraphFont"/>
    <w:rsid w:val="00EB18DA"/>
    <w:rPr>
      <w:rFonts w:ascii="Corbel" w:hAnsi="Corbel" w:cs="Times New Roman"/>
      <w:b/>
      <w:sz w:val="22"/>
    </w:rPr>
  </w:style>
  <w:style w:type="paragraph" w:customStyle="1" w:styleId="Education">
    <w:name w:val="Education"/>
    <w:basedOn w:val="Normal"/>
    <w:rsid w:val="008D3AC4"/>
    <w:pPr>
      <w:tabs>
        <w:tab w:val="left" w:pos="720"/>
        <w:tab w:val="left" w:pos="1440"/>
      </w:tabs>
    </w:pPr>
    <w:rPr>
      <w:rFonts w:ascii="Times New Roman Bold" w:hAnsi="Times New Roman Bold"/>
      <w:b/>
      <w:bCs/>
      <w:smallCaps/>
      <w:color w:val="003399"/>
    </w:rPr>
  </w:style>
  <w:style w:type="paragraph" w:customStyle="1" w:styleId="12ptspace">
    <w:name w:val="12 pt space"/>
    <w:basedOn w:val="BodyText"/>
    <w:qFormat/>
    <w:rsid w:val="008D4D9C"/>
    <w:pPr>
      <w:spacing w:after="0"/>
    </w:pPr>
  </w:style>
  <w:style w:type="paragraph" w:customStyle="1" w:styleId="YEARSOF">
    <w:name w:val="YEARS OF"/>
    <w:basedOn w:val="Normal"/>
    <w:rsid w:val="00EB18DA"/>
    <w:rPr>
      <w:b/>
      <w:bCs/>
    </w:rPr>
  </w:style>
  <w:style w:type="paragraph" w:customStyle="1" w:styleId="resumetext">
    <w:name w:val="resume text"/>
    <w:basedOn w:val="Normal"/>
    <w:rsid w:val="00EB18DA"/>
  </w:style>
  <w:style w:type="paragraph" w:customStyle="1" w:styleId="ResumeText0">
    <w:name w:val="Resume Text"/>
    <w:basedOn w:val="Normal"/>
    <w:rsid w:val="00EB18DA"/>
  </w:style>
  <w:style w:type="paragraph" w:customStyle="1" w:styleId="Bullet2">
    <w:name w:val="Bullet 2"/>
    <w:basedOn w:val="Normal"/>
    <w:link w:val="Bullet2CharChar"/>
    <w:rsid w:val="008D4D9C"/>
    <w:pPr>
      <w:numPr>
        <w:numId w:val="12"/>
      </w:numPr>
      <w:autoSpaceDE w:val="0"/>
      <w:autoSpaceDN w:val="0"/>
      <w:adjustRightInd w:val="0"/>
      <w:spacing w:after="240" w:line="276" w:lineRule="auto"/>
    </w:pPr>
    <w:rPr>
      <w:bCs/>
      <w:sz w:val="22"/>
      <w:szCs w:val="22"/>
    </w:rPr>
  </w:style>
  <w:style w:type="paragraph" w:customStyle="1" w:styleId="Degree">
    <w:name w:val="Degree"/>
    <w:basedOn w:val="Normal"/>
    <w:rsid w:val="00EB18DA"/>
  </w:style>
  <w:style w:type="paragraph" w:customStyle="1" w:styleId="SummaryTitle">
    <w:name w:val="Summary Title"/>
    <w:basedOn w:val="Normal"/>
    <w:rsid w:val="00EB18DA"/>
    <w:pPr>
      <w:jc w:val="center"/>
    </w:pPr>
    <w:rPr>
      <w:b/>
    </w:rPr>
  </w:style>
  <w:style w:type="character" w:customStyle="1" w:styleId="ProjectSubtitles">
    <w:name w:val="Project Subtitles"/>
    <w:basedOn w:val="ProjectTitle"/>
    <w:rsid w:val="00EB18DA"/>
    <w:rPr>
      <w:i/>
      <w:color w:val="auto"/>
      <w:u w:val="none"/>
    </w:rPr>
  </w:style>
  <w:style w:type="character" w:customStyle="1" w:styleId="PDTitle">
    <w:name w:val="PD Title"/>
    <w:basedOn w:val="DefaultParagraphFont"/>
    <w:uiPriority w:val="1"/>
    <w:rsid w:val="00EB18DA"/>
    <w:rPr>
      <w:rFonts w:ascii="Times New Roman Bold" w:hAnsi="Times New Roman Bold"/>
      <w:b/>
      <w:i/>
      <w:dstrike w:val="0"/>
      <w:color w:val="009900"/>
      <w:sz w:val="24"/>
      <w:szCs w:val="20"/>
      <w:vertAlign w:val="baseline"/>
    </w:rPr>
  </w:style>
  <w:style w:type="paragraph" w:customStyle="1" w:styleId="Bulletleaf">
    <w:name w:val="Bullet leaf"/>
    <w:autoRedefine/>
    <w:uiPriority w:val="99"/>
    <w:rsid w:val="00451776"/>
    <w:pPr>
      <w:numPr>
        <w:numId w:val="5"/>
      </w:numPr>
      <w:spacing w:after="120"/>
      <w:jc w:val="both"/>
    </w:pPr>
    <w:rPr>
      <w:szCs w:val="24"/>
    </w:rPr>
  </w:style>
  <w:style w:type="paragraph" w:styleId="Subtitle">
    <w:name w:val="Subtitle"/>
    <w:basedOn w:val="Normal"/>
    <w:next w:val="Normal"/>
    <w:link w:val="SubtitleChar"/>
    <w:qFormat/>
    <w:rsid w:val="008D4D9C"/>
    <w:pPr>
      <w:numPr>
        <w:ilvl w:val="1"/>
      </w:numPr>
      <w:spacing w:after="240"/>
    </w:pPr>
    <w:rPr>
      <w:rFonts w:asciiTheme="majorHAnsi" w:eastAsiaTheme="majorEastAsia" w:hAnsiTheme="majorHAnsi" w:cstheme="majorBidi"/>
      <w:i/>
      <w:iCs/>
      <w:color w:val="4F81BD" w:themeColor="accent1"/>
      <w:sz w:val="22"/>
    </w:rPr>
  </w:style>
  <w:style w:type="character" w:customStyle="1" w:styleId="SubtitleChar">
    <w:name w:val="Subtitle Char"/>
    <w:basedOn w:val="DefaultParagraphFont"/>
    <w:link w:val="Subtitle"/>
    <w:rsid w:val="008D4D9C"/>
    <w:rPr>
      <w:rFonts w:asciiTheme="majorHAnsi" w:eastAsiaTheme="majorEastAsia" w:hAnsiTheme="majorHAnsi" w:cstheme="majorBidi"/>
      <w:i/>
      <w:iCs/>
      <w:color w:val="4F81BD" w:themeColor="accent1"/>
      <w:szCs w:val="24"/>
      <w:lang w:bidi="ar-SA"/>
    </w:rPr>
  </w:style>
  <w:style w:type="paragraph" w:customStyle="1" w:styleId="BoldItal">
    <w:name w:val="BoldItal"/>
    <w:basedOn w:val="Normal"/>
    <w:rsid w:val="0059652F"/>
    <w:rPr>
      <w:b/>
      <w:i/>
    </w:rPr>
  </w:style>
  <w:style w:type="paragraph" w:styleId="Title">
    <w:name w:val="Title"/>
    <w:basedOn w:val="Normal"/>
    <w:next w:val="Normal"/>
    <w:link w:val="TitleChar"/>
    <w:uiPriority w:val="10"/>
    <w:qFormat/>
    <w:rsid w:val="008D4D9C"/>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8D4D9C"/>
    <w:rPr>
      <w:rFonts w:asciiTheme="majorHAnsi" w:eastAsiaTheme="majorEastAsia" w:hAnsiTheme="majorHAnsi" w:cstheme="majorBidi"/>
      <w:color w:val="17365D" w:themeColor="text2" w:themeShade="BF"/>
      <w:spacing w:val="5"/>
      <w:kern w:val="28"/>
      <w:sz w:val="52"/>
      <w:szCs w:val="52"/>
      <w:lang w:bidi="ar-SA"/>
    </w:rPr>
  </w:style>
  <w:style w:type="character" w:styleId="Emphasis">
    <w:name w:val="Emphasis"/>
    <w:basedOn w:val="DefaultParagraphFont"/>
    <w:uiPriority w:val="20"/>
    <w:qFormat/>
    <w:rsid w:val="00075DE7"/>
    <w:rPr>
      <w:i/>
      <w:iCs/>
    </w:rPr>
  </w:style>
  <w:style w:type="paragraph" w:styleId="NoSpacing">
    <w:name w:val="No Spacing"/>
    <w:basedOn w:val="Normal"/>
    <w:uiPriority w:val="1"/>
    <w:qFormat/>
    <w:rsid w:val="00075DE7"/>
  </w:style>
  <w:style w:type="paragraph" w:styleId="Quote">
    <w:name w:val="Quote"/>
    <w:basedOn w:val="Normal"/>
    <w:next w:val="Normal"/>
    <w:link w:val="QuoteChar"/>
    <w:uiPriority w:val="29"/>
    <w:qFormat/>
    <w:rsid w:val="00075DE7"/>
    <w:rPr>
      <w:i/>
      <w:iCs/>
    </w:rPr>
  </w:style>
  <w:style w:type="character" w:customStyle="1" w:styleId="QuoteChar">
    <w:name w:val="Quote Char"/>
    <w:basedOn w:val="DefaultParagraphFont"/>
    <w:link w:val="Quote"/>
    <w:uiPriority w:val="29"/>
    <w:rsid w:val="00075DE7"/>
    <w:rPr>
      <w:rFonts w:ascii="Times New Roman" w:eastAsiaTheme="minorEastAsia" w:hAnsi="Times New Roman"/>
      <w:i/>
      <w:iCs/>
      <w:color w:val="000000" w:themeColor="text1"/>
      <w:szCs w:val="24"/>
      <w:lang w:bidi="ar-SA"/>
    </w:rPr>
  </w:style>
  <w:style w:type="paragraph" w:styleId="IntenseQuote">
    <w:name w:val="Intense Quote"/>
    <w:basedOn w:val="Normal"/>
    <w:next w:val="Normal"/>
    <w:link w:val="IntenseQuoteChar"/>
    <w:uiPriority w:val="30"/>
    <w:qFormat/>
    <w:rsid w:val="00075DE7"/>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75DE7"/>
    <w:rPr>
      <w:rFonts w:ascii="Times New Roman" w:eastAsiaTheme="minorEastAsia" w:hAnsi="Times New Roman"/>
      <w:b/>
      <w:bCs/>
      <w:i/>
      <w:iCs/>
      <w:color w:val="4F81BD" w:themeColor="accent1"/>
      <w:szCs w:val="24"/>
      <w:lang w:bidi="ar-SA"/>
    </w:rPr>
  </w:style>
  <w:style w:type="character" w:styleId="SubtleEmphasis">
    <w:name w:val="Subtle Emphasis"/>
    <w:uiPriority w:val="19"/>
    <w:qFormat/>
    <w:rsid w:val="00075DE7"/>
    <w:rPr>
      <w:i/>
      <w:iCs/>
      <w:color w:val="808080" w:themeColor="text1" w:themeTint="7F"/>
    </w:rPr>
  </w:style>
  <w:style w:type="character" w:styleId="IntenseEmphasis">
    <w:name w:val="Intense Emphasis"/>
    <w:basedOn w:val="DefaultParagraphFont"/>
    <w:uiPriority w:val="21"/>
    <w:qFormat/>
    <w:rsid w:val="00075DE7"/>
    <w:rPr>
      <w:b/>
      <w:bCs/>
      <w:i/>
      <w:iCs/>
      <w:color w:val="4F81BD" w:themeColor="accent1"/>
    </w:rPr>
  </w:style>
  <w:style w:type="character" w:styleId="SubtleReference">
    <w:name w:val="Subtle Reference"/>
    <w:basedOn w:val="DefaultParagraphFont"/>
    <w:uiPriority w:val="31"/>
    <w:qFormat/>
    <w:rsid w:val="00075DE7"/>
    <w:rPr>
      <w:smallCaps/>
      <w:color w:val="C0504D" w:themeColor="accent2"/>
      <w:u w:val="single"/>
    </w:rPr>
  </w:style>
  <w:style w:type="character" w:styleId="IntenseReference">
    <w:name w:val="Intense Reference"/>
    <w:basedOn w:val="DefaultParagraphFont"/>
    <w:uiPriority w:val="32"/>
    <w:qFormat/>
    <w:rsid w:val="00075DE7"/>
    <w:rPr>
      <w:b/>
      <w:bCs/>
      <w:smallCaps/>
      <w:color w:val="C0504D" w:themeColor="accent2"/>
      <w:spacing w:val="5"/>
      <w:u w:val="single"/>
    </w:rPr>
  </w:style>
  <w:style w:type="character" w:styleId="BookTitle">
    <w:name w:val="Book Title"/>
    <w:basedOn w:val="DefaultParagraphFont"/>
    <w:uiPriority w:val="33"/>
    <w:qFormat/>
    <w:rsid w:val="00075DE7"/>
    <w:rPr>
      <w:b/>
      <w:bCs/>
      <w:smallCaps/>
      <w:spacing w:val="5"/>
    </w:rPr>
  </w:style>
  <w:style w:type="paragraph" w:styleId="TOCHeading">
    <w:name w:val="TOC Heading"/>
    <w:basedOn w:val="Heading1"/>
    <w:next w:val="Normal"/>
    <w:uiPriority w:val="39"/>
    <w:semiHidden/>
    <w:unhideWhenUsed/>
    <w:qFormat/>
    <w:rsid w:val="003A6E6C"/>
    <w:pPr>
      <w:outlineLvl w:val="9"/>
    </w:pPr>
  </w:style>
  <w:style w:type="character" w:styleId="FootnoteReference">
    <w:name w:val="footnote reference"/>
    <w:basedOn w:val="DefaultParagraphFont"/>
    <w:rsid w:val="008D4D9C"/>
    <w:rPr>
      <w:vertAlign w:val="superscript"/>
    </w:rPr>
  </w:style>
  <w:style w:type="character" w:customStyle="1" w:styleId="Heading20">
    <w:name w:val="Heading 2*"/>
    <w:uiPriority w:val="99"/>
    <w:rsid w:val="00075DE7"/>
    <w:rPr>
      <w:b/>
      <w:bCs/>
      <w:u w:val="single"/>
    </w:rPr>
  </w:style>
  <w:style w:type="character" w:customStyle="1" w:styleId="Hypertext">
    <w:name w:val="Hypertext"/>
    <w:uiPriority w:val="99"/>
    <w:rsid w:val="00075DE7"/>
    <w:rPr>
      <w:color w:val="0000FF"/>
      <w:u w:val="single"/>
    </w:rPr>
  </w:style>
  <w:style w:type="paragraph" w:customStyle="1" w:styleId="SectionStart0">
    <w:name w:val="Section Start"/>
    <w:basedOn w:val="Normal"/>
    <w:autoRedefine/>
    <w:qFormat/>
    <w:rsid w:val="00274D39"/>
    <w:rPr>
      <w:b/>
    </w:rPr>
  </w:style>
  <w:style w:type="paragraph" w:customStyle="1" w:styleId="Subsection">
    <w:name w:val="Subsection"/>
    <w:basedOn w:val="sectionstart"/>
    <w:qFormat/>
    <w:rsid w:val="00274D39"/>
    <w:pPr>
      <w:numPr>
        <w:ilvl w:val="1"/>
        <w:numId w:val="7"/>
      </w:numPr>
      <w:tabs>
        <w:tab w:val="clear" w:pos="-1440"/>
        <w:tab w:val="clear" w:pos="-720"/>
        <w:tab w:val="clear" w:pos="0"/>
        <w:tab w:val="clear" w:pos="2333"/>
        <w:tab w:val="clear" w:pos="2880"/>
        <w:tab w:val="clear" w:pos="3600"/>
        <w:tab w:val="clear" w:pos="4320"/>
        <w:tab w:val="clear" w:pos="5040"/>
        <w:tab w:val="clear" w:pos="5760"/>
        <w:tab w:val="clear" w:pos="6480"/>
        <w:tab w:val="clear" w:pos="7200"/>
        <w:tab w:val="clear" w:pos="7920"/>
        <w:tab w:val="clear" w:pos="8640"/>
        <w:tab w:val="clear" w:pos="9360"/>
        <w:tab w:val="clear" w:pos="10080"/>
        <w:tab w:val="clear" w:pos="10800"/>
        <w:tab w:val="clear" w:pos="11520"/>
        <w:tab w:val="clear" w:pos="12240"/>
        <w:tab w:val="clear" w:pos="12960"/>
        <w:tab w:val="clear" w:pos="13680"/>
        <w:tab w:val="clear" w:pos="14400"/>
        <w:tab w:val="clear" w:pos="15120"/>
        <w:tab w:val="clear" w:pos="15840"/>
        <w:tab w:val="clear" w:pos="16560"/>
        <w:tab w:val="clear" w:pos="17280"/>
        <w:tab w:val="clear" w:pos="18000"/>
        <w:tab w:val="clear" w:pos="18720"/>
        <w:tab w:val="left" w:pos="547"/>
      </w:tabs>
    </w:pPr>
    <w:rPr>
      <w:b w:val="0"/>
    </w:rPr>
  </w:style>
  <w:style w:type="paragraph" w:customStyle="1" w:styleId="sectionstart">
    <w:name w:val="section start"/>
    <w:basedOn w:val="ListParagraph"/>
    <w:qFormat/>
    <w:rsid w:val="00274D39"/>
    <w:pPr>
      <w:numPr>
        <w:numId w:val="6"/>
      </w:numPr>
      <w:tabs>
        <w:tab w:val="left" w:pos="-1440"/>
        <w:tab w:val="left" w:pos="-720"/>
        <w:tab w:val="left" w:pos="0"/>
        <w:tab w:val="left" w:pos="2333"/>
        <w:tab w:val="left" w:pos="288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s>
    </w:pPr>
    <w:rPr>
      <w:b/>
    </w:rPr>
  </w:style>
  <w:style w:type="paragraph" w:customStyle="1" w:styleId="StyleHeading1DarkBlue">
    <w:name w:val="Style Heading 1 + Dark Blue"/>
    <w:basedOn w:val="Heading1"/>
    <w:rsid w:val="0067190B"/>
    <w:pPr>
      <w:keepNext w:val="0"/>
    </w:pPr>
    <w:rPr>
      <w:rFonts w:ascii="Arial Bold" w:eastAsia="MS Mincho" w:hAnsi="Arial Bold"/>
      <w:color w:val="002060"/>
      <w:sz w:val="24"/>
      <w:lang w:val="en-CA"/>
    </w:rPr>
  </w:style>
  <w:style w:type="paragraph" w:customStyle="1" w:styleId="StyleHeading1DarkBlue1">
    <w:name w:val="Style Heading 1 + Dark Blue1"/>
    <w:basedOn w:val="Heading1"/>
    <w:rsid w:val="0067190B"/>
    <w:pPr>
      <w:keepNext w:val="0"/>
    </w:pPr>
    <w:rPr>
      <w:rFonts w:ascii="Arial Bold" w:eastAsia="MS Mincho" w:hAnsi="Arial Bold"/>
      <w:color w:val="002060"/>
      <w:sz w:val="24"/>
      <w:lang w:val="en-CA"/>
    </w:rPr>
  </w:style>
  <w:style w:type="paragraph" w:customStyle="1" w:styleId="StyleHeading1DarkBlue2">
    <w:name w:val="Style Heading 1 + Dark Blue2"/>
    <w:basedOn w:val="Heading1"/>
    <w:rsid w:val="0067190B"/>
    <w:pPr>
      <w:keepNext w:val="0"/>
    </w:pPr>
    <w:rPr>
      <w:rFonts w:ascii="Arial Bold" w:eastAsia="MS Mincho" w:hAnsi="Arial Bold"/>
      <w:color w:val="002060"/>
      <w:sz w:val="24"/>
      <w:lang w:val="en-CA"/>
    </w:rPr>
  </w:style>
  <w:style w:type="paragraph" w:customStyle="1" w:styleId="StyleHeading1DarkBlue3">
    <w:name w:val="Style Heading 1 + Dark Blue3"/>
    <w:basedOn w:val="Heading1"/>
    <w:rsid w:val="0067190B"/>
    <w:pPr>
      <w:keepNext w:val="0"/>
    </w:pPr>
    <w:rPr>
      <w:rFonts w:ascii="Arial Bold" w:eastAsia="MS Mincho" w:hAnsi="Arial Bold"/>
      <w:color w:val="002060"/>
      <w:sz w:val="24"/>
      <w:lang w:val="en-CA"/>
    </w:rPr>
  </w:style>
  <w:style w:type="paragraph" w:customStyle="1" w:styleId="RESUMEHeading">
    <w:name w:val="RESUME Heading"/>
    <w:basedOn w:val="Education"/>
    <w:autoRedefine/>
    <w:qFormat/>
    <w:rsid w:val="00B3107B"/>
    <w:pPr>
      <w:pBdr>
        <w:bottom w:val="single" w:sz="4" w:space="1" w:color="auto"/>
      </w:pBdr>
      <w:spacing w:after="120"/>
    </w:pPr>
    <w:rPr>
      <w:rFonts w:asciiTheme="majorHAnsi" w:hAnsiTheme="majorHAnsi"/>
      <w:noProof/>
      <w:sz w:val="28"/>
      <w:szCs w:val="28"/>
    </w:rPr>
  </w:style>
  <w:style w:type="paragraph" w:customStyle="1" w:styleId="Heading21">
    <w:name w:val="Heading 21"/>
    <w:basedOn w:val="Heading1"/>
    <w:qFormat/>
    <w:rsid w:val="00B213CA"/>
    <w:pPr>
      <w:numPr>
        <w:ilvl w:val="1"/>
        <w:numId w:val="9"/>
      </w:numPr>
    </w:pPr>
    <w:rPr>
      <w:rFonts w:eastAsia="Times New Roman" w:cs="Times New Roman"/>
      <w:sz w:val="22"/>
    </w:rPr>
  </w:style>
  <w:style w:type="paragraph" w:customStyle="1" w:styleId="Styleheading3NotAllcaps">
    <w:name w:val="Style heading 3 + Not All caps"/>
    <w:basedOn w:val="Heading21"/>
    <w:rsid w:val="00B213CA"/>
    <w:pPr>
      <w:numPr>
        <w:ilvl w:val="0"/>
        <w:numId w:val="0"/>
      </w:numPr>
    </w:pPr>
  </w:style>
  <w:style w:type="paragraph" w:customStyle="1" w:styleId="CalloutText">
    <w:name w:val="Callout Text"/>
    <w:basedOn w:val="Normal"/>
    <w:qFormat/>
    <w:rsid w:val="000C0203"/>
    <w:pPr>
      <w:jc w:val="both"/>
    </w:pPr>
    <w:rPr>
      <w:b/>
      <w:color w:val="0082C4"/>
    </w:rPr>
  </w:style>
  <w:style w:type="paragraph" w:customStyle="1" w:styleId="ColorblockHeading">
    <w:name w:val="Colorblock Heading"/>
    <w:basedOn w:val="Normal"/>
    <w:qFormat/>
    <w:rsid w:val="000C0203"/>
    <w:pPr>
      <w:shd w:val="clear" w:color="auto" w:fill="0082C4"/>
      <w:jc w:val="center"/>
    </w:pPr>
    <w:rPr>
      <w:b/>
      <w:color w:val="FFFFFF" w:themeColor="background1"/>
    </w:rPr>
  </w:style>
  <w:style w:type="paragraph" w:customStyle="1" w:styleId="SectionHeading">
    <w:name w:val="Section Heading"/>
    <w:basedOn w:val="Normal"/>
    <w:qFormat/>
    <w:rsid w:val="000C0203"/>
    <w:rPr>
      <w:rFonts w:ascii="Lucida Sans Unicode" w:hAnsi="Lucida Sans Unicode" w:cs="Lucida Sans Unicode"/>
      <w:b/>
      <w:color w:val="0082C4"/>
      <w:spacing w:val="-14"/>
      <w:sz w:val="36"/>
      <w:szCs w:val="36"/>
    </w:rPr>
  </w:style>
  <w:style w:type="paragraph" w:customStyle="1" w:styleId="SectionSubheadings">
    <w:name w:val="Section Subheadings"/>
    <w:basedOn w:val="Normal"/>
    <w:qFormat/>
    <w:rsid w:val="000C0203"/>
    <w:pPr>
      <w:jc w:val="both"/>
    </w:pPr>
    <w:rPr>
      <w:b/>
      <w:color w:val="0082C4"/>
      <w:sz w:val="26"/>
    </w:rPr>
  </w:style>
  <w:style w:type="paragraph" w:customStyle="1" w:styleId="Indicator">
    <w:name w:val="Indicator"/>
    <w:basedOn w:val="Heading3"/>
    <w:rsid w:val="008D4D9C"/>
    <w:pPr>
      <w:pBdr>
        <w:top w:val="single" w:sz="12" w:space="6" w:color="auto"/>
        <w:left w:val="single" w:sz="12" w:space="6" w:color="auto"/>
        <w:bottom w:val="single" w:sz="12" w:space="6" w:color="auto"/>
        <w:right w:val="single" w:sz="12" w:space="6" w:color="auto"/>
      </w:pBdr>
      <w:shd w:val="clear" w:color="auto" w:fill="737373"/>
      <w:spacing w:before="100" w:beforeAutospacing="1" w:after="100" w:afterAutospacing="1"/>
    </w:pPr>
    <w:rPr>
      <w:iCs/>
      <w:color w:val="FFFFFF"/>
    </w:rPr>
  </w:style>
  <w:style w:type="paragraph" w:styleId="FootnoteText">
    <w:name w:val="footnote text"/>
    <w:basedOn w:val="Normal"/>
    <w:link w:val="FootnoteTextChar"/>
    <w:rsid w:val="008D4D9C"/>
    <w:pPr>
      <w:ind w:left="144" w:hanging="144"/>
    </w:pPr>
    <w:rPr>
      <w:sz w:val="20"/>
      <w:szCs w:val="20"/>
    </w:rPr>
  </w:style>
  <w:style w:type="character" w:customStyle="1" w:styleId="FootnoteTextChar">
    <w:name w:val="Footnote Text Char"/>
    <w:basedOn w:val="DefaultParagraphFont"/>
    <w:link w:val="FootnoteText"/>
    <w:rsid w:val="008D4D9C"/>
    <w:rPr>
      <w:rFonts w:asciiTheme="minorHAnsi" w:eastAsia="Times New Roman" w:hAnsiTheme="minorHAnsi"/>
      <w:sz w:val="20"/>
      <w:szCs w:val="20"/>
      <w:lang w:bidi="ar-SA"/>
    </w:rPr>
  </w:style>
  <w:style w:type="paragraph" w:styleId="DocumentMap">
    <w:name w:val="Document Map"/>
    <w:basedOn w:val="Normal"/>
    <w:link w:val="DocumentMapChar"/>
    <w:rsid w:val="008D4D9C"/>
    <w:pPr>
      <w:shd w:val="clear" w:color="auto" w:fill="000080"/>
    </w:pPr>
    <w:rPr>
      <w:rFonts w:ascii="Tahoma" w:hAnsi="Tahoma" w:cs="Tahoma"/>
      <w:sz w:val="20"/>
      <w:szCs w:val="20"/>
    </w:rPr>
  </w:style>
  <w:style w:type="character" w:customStyle="1" w:styleId="DocumentMapChar">
    <w:name w:val="Document Map Char"/>
    <w:basedOn w:val="DefaultParagraphFont"/>
    <w:link w:val="DocumentMap"/>
    <w:rsid w:val="008D4D9C"/>
    <w:rPr>
      <w:rFonts w:ascii="Tahoma" w:eastAsia="Times New Roman" w:hAnsi="Tahoma" w:cs="Tahoma"/>
      <w:sz w:val="20"/>
      <w:szCs w:val="20"/>
      <w:shd w:val="clear" w:color="auto" w:fill="000080"/>
      <w:lang w:bidi="ar-SA"/>
    </w:rPr>
  </w:style>
  <w:style w:type="paragraph" w:styleId="Caption">
    <w:name w:val="caption"/>
    <w:basedOn w:val="Normal"/>
    <w:next w:val="Normal"/>
    <w:qFormat/>
    <w:rsid w:val="008D4D9C"/>
    <w:pPr>
      <w:keepNext/>
      <w:keepLines/>
      <w:spacing w:after="120"/>
    </w:pPr>
    <w:rPr>
      <w:b/>
      <w:bCs/>
      <w:szCs w:val="20"/>
    </w:rPr>
  </w:style>
  <w:style w:type="paragraph" w:styleId="EndnoteText">
    <w:name w:val="endnote text"/>
    <w:basedOn w:val="Normal"/>
    <w:link w:val="EndnoteTextChar"/>
    <w:rsid w:val="008D4D9C"/>
    <w:pPr>
      <w:spacing w:after="60"/>
      <w:ind w:left="216" w:hanging="216"/>
    </w:pPr>
    <w:rPr>
      <w:sz w:val="20"/>
      <w:szCs w:val="20"/>
    </w:rPr>
  </w:style>
  <w:style w:type="character" w:customStyle="1" w:styleId="EndnoteTextChar">
    <w:name w:val="Endnote Text Char"/>
    <w:basedOn w:val="DefaultParagraphFont"/>
    <w:link w:val="EndnoteText"/>
    <w:rsid w:val="008D4D9C"/>
    <w:rPr>
      <w:rFonts w:asciiTheme="minorHAnsi" w:eastAsia="Times New Roman" w:hAnsiTheme="minorHAnsi"/>
      <w:sz w:val="20"/>
      <w:szCs w:val="20"/>
      <w:lang w:bidi="ar-SA"/>
    </w:rPr>
  </w:style>
  <w:style w:type="character" w:styleId="EndnoteReference">
    <w:name w:val="endnote reference"/>
    <w:basedOn w:val="DefaultParagraphFont"/>
    <w:rsid w:val="008D4D9C"/>
    <w:rPr>
      <w:vertAlign w:val="superscript"/>
    </w:rPr>
  </w:style>
  <w:style w:type="character" w:customStyle="1" w:styleId="StyleComicSansMS">
    <w:name w:val="Style Comic Sans MS"/>
    <w:basedOn w:val="DefaultParagraphFont"/>
    <w:rsid w:val="008D4D9C"/>
    <w:rPr>
      <w:rFonts w:ascii="Comic Sans MS" w:hAnsi="Comic Sans MS"/>
      <w:sz w:val="20"/>
    </w:rPr>
  </w:style>
  <w:style w:type="character" w:styleId="FollowedHyperlink">
    <w:name w:val="FollowedHyperlink"/>
    <w:basedOn w:val="DefaultParagraphFont"/>
    <w:rsid w:val="008D4D9C"/>
    <w:rPr>
      <w:color w:val="800080"/>
      <w:u w:val="single"/>
    </w:rPr>
  </w:style>
  <w:style w:type="paragraph" w:customStyle="1" w:styleId="FigureCaption">
    <w:name w:val="Figure Caption"/>
    <w:basedOn w:val="Normal"/>
    <w:link w:val="FigureCaptionChar"/>
    <w:qFormat/>
    <w:rsid w:val="008D4D9C"/>
    <w:pPr>
      <w:keepNext/>
      <w:keepLines/>
      <w:autoSpaceDE w:val="0"/>
      <w:autoSpaceDN w:val="0"/>
      <w:adjustRightInd w:val="0"/>
      <w:spacing w:before="120" w:after="120" w:line="276" w:lineRule="auto"/>
    </w:pPr>
    <w:rPr>
      <w:i/>
      <w:sz w:val="22"/>
    </w:rPr>
  </w:style>
  <w:style w:type="character" w:customStyle="1" w:styleId="FigureCaptionChar">
    <w:name w:val="Figure Caption Char"/>
    <w:basedOn w:val="DefaultParagraphFont"/>
    <w:link w:val="FigureCaption"/>
    <w:rsid w:val="008D4D9C"/>
    <w:rPr>
      <w:rFonts w:asciiTheme="minorHAnsi" w:eastAsia="Times New Roman" w:hAnsiTheme="minorHAnsi"/>
      <w:i/>
      <w:szCs w:val="24"/>
      <w:lang w:bidi="ar-SA"/>
    </w:rPr>
  </w:style>
  <w:style w:type="paragraph" w:customStyle="1" w:styleId="SourceText">
    <w:name w:val="Source Text"/>
    <w:basedOn w:val="BodyText"/>
    <w:link w:val="SourceTextChar"/>
    <w:qFormat/>
    <w:rsid w:val="008D4D9C"/>
    <w:pPr>
      <w:spacing w:after="480"/>
    </w:pPr>
  </w:style>
  <w:style w:type="character" w:customStyle="1" w:styleId="SourceTextChar">
    <w:name w:val="Source Text Char"/>
    <w:basedOn w:val="BodyTextChar"/>
    <w:link w:val="SourceText"/>
    <w:rsid w:val="008D4D9C"/>
    <w:rPr>
      <w:rFonts w:asciiTheme="minorHAnsi" w:eastAsia="Times New Roman" w:hAnsiTheme="minorHAnsi"/>
      <w:bCs/>
      <w:lang w:bidi="ar-SA"/>
    </w:rPr>
  </w:style>
  <w:style w:type="paragraph" w:customStyle="1" w:styleId="Figure">
    <w:name w:val="Figure"/>
    <w:basedOn w:val="Caption"/>
    <w:qFormat/>
    <w:rsid w:val="008D4D9C"/>
    <w:rPr>
      <w:b w:val="0"/>
      <w:szCs w:val="22"/>
    </w:rPr>
  </w:style>
  <w:style w:type="character" w:customStyle="1" w:styleId="Bullet2CharChar">
    <w:name w:val="Bullet 2 Char Char"/>
    <w:basedOn w:val="DefaultParagraphFont"/>
    <w:link w:val="Bullet2"/>
    <w:rsid w:val="008D4D9C"/>
    <w:rPr>
      <w:rFonts w:asciiTheme="minorHAnsi" w:eastAsia="Times New Roman" w:hAnsiTheme="minorHAnsi"/>
      <w:bCs/>
      <w:lang w:bidi="ar-SA"/>
    </w:rPr>
  </w:style>
  <w:style w:type="character" w:customStyle="1" w:styleId="apple-converted-space">
    <w:name w:val="apple-converted-space"/>
    <w:basedOn w:val="DefaultParagraphFont"/>
    <w:rsid w:val="00374DBA"/>
  </w:style>
  <w:style w:type="paragraph" w:styleId="z-BottomofForm">
    <w:name w:val="HTML Bottom of Form"/>
    <w:basedOn w:val="Normal"/>
    <w:next w:val="Normal"/>
    <w:link w:val="z-BottomofFormChar"/>
    <w:hidden/>
    <w:uiPriority w:val="99"/>
    <w:semiHidden/>
    <w:unhideWhenUsed/>
    <w:rsid w:val="002473C3"/>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2473C3"/>
    <w:rPr>
      <w:rFonts w:ascii="Arial" w:eastAsia="Times New Roman" w:hAnsi="Arial" w:cs="Arial"/>
      <w:vanish/>
      <w:sz w:val="16"/>
      <w:szCs w:val="16"/>
      <w:lang w:bidi="ar-SA"/>
    </w:rPr>
  </w:style>
  <w:style w:type="paragraph" w:styleId="Revision">
    <w:name w:val="Revision"/>
    <w:hidden/>
    <w:uiPriority w:val="99"/>
    <w:semiHidden/>
    <w:rsid w:val="002473C3"/>
    <w:pPr>
      <w:spacing w:after="0" w:line="240" w:lineRule="auto"/>
    </w:pPr>
    <w:rPr>
      <w:rFonts w:asciiTheme="minorHAnsi" w:eastAsia="Times New Roman" w:hAnsiTheme="minorHAnsi"/>
      <w:sz w:val="24"/>
      <w:szCs w:val="24"/>
      <w:lang w:bidi="ar-SA"/>
    </w:rPr>
  </w:style>
  <w:style w:type="character" w:styleId="UnresolvedMention">
    <w:name w:val="Unresolved Mention"/>
    <w:basedOn w:val="DefaultParagraphFont"/>
    <w:uiPriority w:val="99"/>
    <w:semiHidden/>
    <w:unhideWhenUsed/>
    <w:rsid w:val="00F21C72"/>
    <w:rPr>
      <w:color w:val="605E5C"/>
      <w:shd w:val="clear" w:color="auto" w:fill="E1DFDD"/>
    </w:rPr>
  </w:style>
  <w:style w:type="paragraph" w:styleId="Bibliography">
    <w:name w:val="Bibliography"/>
    <w:basedOn w:val="Normal"/>
    <w:next w:val="Normal"/>
    <w:uiPriority w:val="37"/>
    <w:unhideWhenUsed/>
    <w:rsid w:val="00E55F3E"/>
    <w:pPr>
      <w:spacing w:after="240"/>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8640">
      <w:bodyDiv w:val="1"/>
      <w:marLeft w:val="0"/>
      <w:marRight w:val="0"/>
      <w:marTop w:val="0"/>
      <w:marBottom w:val="0"/>
      <w:divBdr>
        <w:top w:val="none" w:sz="0" w:space="0" w:color="auto"/>
        <w:left w:val="none" w:sz="0" w:space="0" w:color="auto"/>
        <w:bottom w:val="none" w:sz="0" w:space="0" w:color="auto"/>
        <w:right w:val="none" w:sz="0" w:space="0" w:color="auto"/>
      </w:divBdr>
      <w:divsChild>
        <w:div w:id="1949581282">
          <w:marLeft w:val="0"/>
          <w:marRight w:val="0"/>
          <w:marTop w:val="0"/>
          <w:marBottom w:val="0"/>
          <w:divBdr>
            <w:top w:val="none" w:sz="0" w:space="0" w:color="auto"/>
            <w:left w:val="none" w:sz="0" w:space="0" w:color="auto"/>
            <w:bottom w:val="none" w:sz="0" w:space="0" w:color="auto"/>
            <w:right w:val="none" w:sz="0" w:space="0" w:color="auto"/>
          </w:divBdr>
        </w:div>
        <w:div w:id="1238442909">
          <w:marLeft w:val="0"/>
          <w:marRight w:val="0"/>
          <w:marTop w:val="0"/>
          <w:marBottom w:val="0"/>
          <w:divBdr>
            <w:top w:val="none" w:sz="0" w:space="0" w:color="auto"/>
            <w:left w:val="none" w:sz="0" w:space="0" w:color="auto"/>
            <w:bottom w:val="none" w:sz="0" w:space="0" w:color="auto"/>
            <w:right w:val="none" w:sz="0" w:space="0" w:color="auto"/>
          </w:divBdr>
        </w:div>
        <w:div w:id="1624313073">
          <w:marLeft w:val="0"/>
          <w:marRight w:val="0"/>
          <w:marTop w:val="0"/>
          <w:marBottom w:val="0"/>
          <w:divBdr>
            <w:top w:val="none" w:sz="0" w:space="0" w:color="auto"/>
            <w:left w:val="none" w:sz="0" w:space="0" w:color="auto"/>
            <w:bottom w:val="none" w:sz="0" w:space="0" w:color="auto"/>
            <w:right w:val="none" w:sz="0" w:space="0" w:color="auto"/>
          </w:divBdr>
        </w:div>
        <w:div w:id="178543285">
          <w:marLeft w:val="0"/>
          <w:marRight w:val="0"/>
          <w:marTop w:val="0"/>
          <w:marBottom w:val="0"/>
          <w:divBdr>
            <w:top w:val="none" w:sz="0" w:space="0" w:color="auto"/>
            <w:left w:val="none" w:sz="0" w:space="0" w:color="auto"/>
            <w:bottom w:val="none" w:sz="0" w:space="0" w:color="auto"/>
            <w:right w:val="none" w:sz="0" w:space="0" w:color="auto"/>
          </w:divBdr>
        </w:div>
        <w:div w:id="1791590300">
          <w:marLeft w:val="0"/>
          <w:marRight w:val="0"/>
          <w:marTop w:val="0"/>
          <w:marBottom w:val="0"/>
          <w:divBdr>
            <w:top w:val="none" w:sz="0" w:space="0" w:color="auto"/>
            <w:left w:val="none" w:sz="0" w:space="0" w:color="auto"/>
            <w:bottom w:val="none" w:sz="0" w:space="0" w:color="auto"/>
            <w:right w:val="none" w:sz="0" w:space="0" w:color="auto"/>
          </w:divBdr>
        </w:div>
        <w:div w:id="620842762">
          <w:marLeft w:val="0"/>
          <w:marRight w:val="0"/>
          <w:marTop w:val="0"/>
          <w:marBottom w:val="0"/>
          <w:divBdr>
            <w:top w:val="none" w:sz="0" w:space="0" w:color="auto"/>
            <w:left w:val="none" w:sz="0" w:space="0" w:color="auto"/>
            <w:bottom w:val="none" w:sz="0" w:space="0" w:color="auto"/>
            <w:right w:val="none" w:sz="0" w:space="0" w:color="auto"/>
          </w:divBdr>
        </w:div>
        <w:div w:id="1254898492">
          <w:marLeft w:val="0"/>
          <w:marRight w:val="0"/>
          <w:marTop w:val="0"/>
          <w:marBottom w:val="0"/>
          <w:divBdr>
            <w:top w:val="none" w:sz="0" w:space="0" w:color="auto"/>
            <w:left w:val="none" w:sz="0" w:space="0" w:color="auto"/>
            <w:bottom w:val="none" w:sz="0" w:space="0" w:color="auto"/>
            <w:right w:val="none" w:sz="0" w:space="0" w:color="auto"/>
          </w:divBdr>
        </w:div>
        <w:div w:id="302471153">
          <w:marLeft w:val="0"/>
          <w:marRight w:val="0"/>
          <w:marTop w:val="0"/>
          <w:marBottom w:val="0"/>
          <w:divBdr>
            <w:top w:val="none" w:sz="0" w:space="0" w:color="auto"/>
            <w:left w:val="none" w:sz="0" w:space="0" w:color="auto"/>
            <w:bottom w:val="none" w:sz="0" w:space="0" w:color="auto"/>
            <w:right w:val="none" w:sz="0" w:space="0" w:color="auto"/>
          </w:divBdr>
        </w:div>
        <w:div w:id="1285961518">
          <w:marLeft w:val="0"/>
          <w:marRight w:val="0"/>
          <w:marTop w:val="0"/>
          <w:marBottom w:val="0"/>
          <w:divBdr>
            <w:top w:val="none" w:sz="0" w:space="0" w:color="auto"/>
            <w:left w:val="none" w:sz="0" w:space="0" w:color="auto"/>
            <w:bottom w:val="none" w:sz="0" w:space="0" w:color="auto"/>
            <w:right w:val="none" w:sz="0" w:space="0" w:color="auto"/>
          </w:divBdr>
        </w:div>
        <w:div w:id="2109542906">
          <w:marLeft w:val="0"/>
          <w:marRight w:val="0"/>
          <w:marTop w:val="0"/>
          <w:marBottom w:val="0"/>
          <w:divBdr>
            <w:top w:val="none" w:sz="0" w:space="0" w:color="auto"/>
            <w:left w:val="none" w:sz="0" w:space="0" w:color="auto"/>
            <w:bottom w:val="none" w:sz="0" w:space="0" w:color="auto"/>
            <w:right w:val="none" w:sz="0" w:space="0" w:color="auto"/>
          </w:divBdr>
        </w:div>
        <w:div w:id="1127507916">
          <w:marLeft w:val="0"/>
          <w:marRight w:val="0"/>
          <w:marTop w:val="0"/>
          <w:marBottom w:val="0"/>
          <w:divBdr>
            <w:top w:val="none" w:sz="0" w:space="0" w:color="auto"/>
            <w:left w:val="none" w:sz="0" w:space="0" w:color="auto"/>
            <w:bottom w:val="none" w:sz="0" w:space="0" w:color="auto"/>
            <w:right w:val="none" w:sz="0" w:space="0" w:color="auto"/>
          </w:divBdr>
        </w:div>
        <w:div w:id="763107283">
          <w:marLeft w:val="0"/>
          <w:marRight w:val="0"/>
          <w:marTop w:val="0"/>
          <w:marBottom w:val="0"/>
          <w:divBdr>
            <w:top w:val="none" w:sz="0" w:space="0" w:color="auto"/>
            <w:left w:val="none" w:sz="0" w:space="0" w:color="auto"/>
            <w:bottom w:val="none" w:sz="0" w:space="0" w:color="auto"/>
            <w:right w:val="none" w:sz="0" w:space="0" w:color="auto"/>
          </w:divBdr>
        </w:div>
      </w:divsChild>
    </w:div>
    <w:div w:id="1036738136">
      <w:bodyDiv w:val="1"/>
      <w:marLeft w:val="0"/>
      <w:marRight w:val="0"/>
      <w:marTop w:val="0"/>
      <w:marBottom w:val="0"/>
      <w:divBdr>
        <w:top w:val="none" w:sz="0" w:space="0" w:color="auto"/>
        <w:left w:val="none" w:sz="0" w:space="0" w:color="auto"/>
        <w:bottom w:val="none" w:sz="0" w:space="0" w:color="auto"/>
        <w:right w:val="none" w:sz="0" w:space="0" w:color="auto"/>
      </w:divBdr>
    </w:div>
    <w:div w:id="16454291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3.pn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2.png"/><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2" Type="http://schemas.openxmlformats.org/officeDocument/2006/relationships/image" Target="media/image4.tiff"/><Relationship Id="rId1" Type="http://schemas.openxmlformats.org/officeDocument/2006/relationships/hyperlink" Target="https://www.epa.gov/climate-indicators" TargetMode="Externa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Document" ma:contentTypeID="0x01010055C2FA4749D13C4D8B63736A9D95688A" ma:contentTypeVersion="17" ma:contentTypeDescription="Create a new document." ma:contentTypeScope="" ma:versionID="578c655ecc84879846c98f19573eba7e">
  <xsd:schema xmlns:xsd="http://www.w3.org/2001/XMLSchema" xmlns:xs="http://www.w3.org/2001/XMLSchema" xmlns:p="http://schemas.microsoft.com/office/2006/metadata/properties" xmlns:ns2="11d857ff-f4c9-431c-b3f0-894cf5d81aa2" xmlns:ns3="924ddb61-764c-4703-9da6-ddf852dc8a22" targetNamespace="http://schemas.microsoft.com/office/2006/metadata/properties" ma:root="true" ma:fieldsID="e4057c1f2022873f23a3a8e83f192bb7" ns2:_="" ns3:_="">
    <xsd:import namespace="11d857ff-f4c9-431c-b3f0-894cf5d81aa2"/>
    <xsd:import namespace="924ddb61-764c-4703-9da6-ddf852dc8a2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Notes0"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lcf76f155ced4ddcb4097134ff3c332f" minOccurs="0"/>
                <xsd:element ref="ns2:TaxCatchAll" minOccurs="0"/>
                <xsd:element ref="ns3:MediaServiceDateTake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d857ff-f4c9-431c-b3f0-894cf5d81aa2"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TaxCatchAll" ma:index="21" nillable="true" ma:displayName="Taxonomy Catch All Column" ma:hidden="true" ma:list="{015fc1ea-0df6-4181-8ca9-e6627910bc6f}" ma:internalName="TaxCatchAll" ma:showField="CatchAllData" ma:web="11d857ff-f4c9-431c-b3f0-894cf5d81aa2">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24ddb61-764c-4703-9da6-ddf852dc8a22"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Notes0" ma:index="12" nillable="true" ma:displayName="Notes" ma:internalName="Notes0">
      <xsd:simpleType>
        <xsd:restriction base="dms:Note">
          <xsd:maxLength value="255"/>
        </xsd:restriction>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2896de28-cb53-43b9-a38b-bef149b24309" ma:termSetId="09814cd3-568e-fe90-9814-8d621ff8fb84" ma:anchorId="fba54fb3-c3e1-fe81-a776-ca4b69148c4d" ma:open="true" ma:isKeyword="false">
      <xsd:complexType>
        <xsd:sequence>
          <xsd:element ref="pc:Terms" minOccurs="0" maxOccurs="1"/>
        </xsd:sequence>
      </xsd:complexType>
    </xsd:element>
    <xsd:element name="MediaServiceDateTaken" ma:index="22" nillable="true" ma:displayName="MediaServiceDateTaken" ma:hidden="true" ma:indexed="true" ma:internalName="MediaServiceDateTaken" ma:readOnly="true">
      <xsd:simpleType>
        <xsd:restriction base="dms:Text"/>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Notes0 xmlns="924ddb61-764c-4703-9da6-ddf852dc8a22" xsi:nil="true"/>
    <lcf76f155ced4ddcb4097134ff3c332f xmlns="924ddb61-764c-4703-9da6-ddf852dc8a22">
      <Terms xmlns="http://schemas.microsoft.com/office/infopath/2007/PartnerControls"/>
    </lcf76f155ced4ddcb4097134ff3c332f>
    <TaxCatchAll xmlns="11d857ff-f4c9-431c-b3f0-894cf5d81aa2" xsi:nil="true"/>
  </documentManagement>
</p:properties>
</file>

<file path=customXml/itemProps1.xml><?xml version="1.0" encoding="utf-8"?>
<ds:datastoreItem xmlns:ds="http://schemas.openxmlformats.org/officeDocument/2006/customXml" ds:itemID="{E8F36C65-A7BF-4BEC-841B-73C10BB4D7BD}">
  <ds:schemaRefs>
    <ds:schemaRef ds:uri="http://schemas.microsoft.com/sharepoint/v3/contenttype/forms"/>
  </ds:schemaRefs>
</ds:datastoreItem>
</file>

<file path=customXml/itemProps2.xml><?xml version="1.0" encoding="utf-8"?>
<ds:datastoreItem xmlns:ds="http://schemas.openxmlformats.org/officeDocument/2006/customXml" ds:itemID="{BBF2AFAA-B3A9-47E6-A7C4-E742696C1C59}">
  <ds:schemaRefs>
    <ds:schemaRef ds:uri="http://schemas.openxmlformats.org/officeDocument/2006/bibliography"/>
  </ds:schemaRefs>
</ds:datastoreItem>
</file>

<file path=customXml/itemProps3.xml><?xml version="1.0" encoding="utf-8"?>
<ds:datastoreItem xmlns:ds="http://schemas.openxmlformats.org/officeDocument/2006/customXml" ds:itemID="{5908B5AC-267D-41EE-A74E-65E786580368}"/>
</file>

<file path=customXml/itemProps4.xml><?xml version="1.0" encoding="utf-8"?>
<ds:datastoreItem xmlns:ds="http://schemas.openxmlformats.org/officeDocument/2006/customXml" ds:itemID="{0231CD27-6407-43F4-A7E1-26A6F36F2C57}">
  <ds:schemaRefs>
    <ds:schemaRef ds:uri="http://purl.org/dc/elements/1.1/"/>
    <ds:schemaRef ds:uri="http://purl.org/dc/dcmitype/"/>
    <ds:schemaRef ds:uri="http://purl.org/dc/terms/"/>
    <ds:schemaRef ds:uri="http://schemas.microsoft.com/office/2006/documentManagement/types"/>
    <ds:schemaRef ds:uri="http://schemas.microsoft.com/office/2006/metadata/properties"/>
    <ds:schemaRef ds:uri="11d857ff-f4c9-431c-b3f0-894cf5d81aa2"/>
    <ds:schemaRef ds:uri="924ddb61-764c-4703-9da6-ddf852dc8a22"/>
    <ds:schemaRef ds:uri="http://schemas.microsoft.com/office/infopath/2007/PartnerControls"/>
    <ds:schemaRef ds:uri="http://schemas.openxmlformats.org/package/2006/metadata/core-properties"/>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324</TotalTime>
  <Pages>4</Pages>
  <Words>2840</Words>
  <Characters>16193</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Growing Degree Days</vt:lpstr>
    </vt:vector>
  </TitlesOfParts>
  <Company>Eastern Research Group, Inc.</Company>
  <LinksUpToDate>false</LinksUpToDate>
  <CharactersWithSpaces>18996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Growing Degree Days</dc:title>
  <dc:subject>This indicator depicts changes in the length of ragweed pollen season in the United States and Canada.</dc:subject>
  <dc:creator>US EPA, OAR, Climate Change Division;Mike Kolian</dc:creator>
  <cp:keywords>climate change; global warming; science; indicator; data; society; health; ragweed; pollen; allergy</cp:keywords>
  <dc:description/>
  <cp:lastModifiedBy>Sargon de Jesus</cp:lastModifiedBy>
  <cp:revision>89</cp:revision>
  <dcterms:created xsi:type="dcterms:W3CDTF">2021-12-30T16:20:00Z</dcterms:created>
  <dcterms:modified xsi:type="dcterms:W3CDTF">2025-02-13T18:49:00Z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0x01010055C2FA4749D13C4D8B63736A9D95688A</vt:lpwstr>
  </property>
  <property fmtid="{D5CDD505-2E9C-101B-9397-08002B2CF9AE}" pid="3" name="MediaServiceImageTags">
    <vt:lpwstr/>
  </property>
  <property fmtid="{D5CDD505-2E9C-101B-9397-08002B2CF9AE}" pid="4" name="ZOTERO_PREF_1">
    <vt:lpwstr>&lt;data data-version="3" zotero-version="6.0.36"&gt;&lt;session id="wH5ai18H"/&gt;&lt;style id="http://www.zotero.org/styles/climate-indicators-apa-7th-edition-numeric-superscript-including-access-dates" locale="en-US" hasBibliography="1" bibliographyStyleHasBeenSet="1</vt:lpwstr>
  </property>
  <property fmtid="{D5CDD505-2E9C-101B-9397-08002B2CF9AE}" pid="5" name="ZOTERO_PREF_2">
    <vt:lpwstr>"/&gt;&lt;prefs&gt;&lt;pref name="fieldType" value="Field"/&gt;&lt;/prefs&gt;&lt;/data&gt;</vt:lpwstr>
  </property>
</Properties>
</file>